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23B25" w:rsidRPr="005D5FDD" w:rsidRDefault="00000000">
      <w:pPr>
        <w:spacing w:after="0"/>
        <w:ind w:firstLine="0"/>
        <w:rPr>
          <w:b/>
          <w:sz w:val="28"/>
          <w:szCs w:val="28"/>
        </w:rPr>
      </w:pPr>
      <w:r w:rsidRPr="005D5FDD">
        <w:rPr>
          <w:b/>
          <w:sz w:val="28"/>
          <w:szCs w:val="28"/>
        </w:rPr>
        <w:t xml:space="preserve">Unbiased estimation of the number of segregating sites across unequal sample sizes </w:t>
      </w:r>
    </w:p>
    <w:p w14:paraId="00000002" w14:textId="77777777" w:rsidR="00323B25" w:rsidRPr="005D5FDD" w:rsidRDefault="00000000">
      <w:pPr>
        <w:spacing w:before="200" w:after="0"/>
        <w:ind w:firstLine="0"/>
        <w:rPr>
          <w:vertAlign w:val="superscript"/>
        </w:rPr>
      </w:pPr>
      <w:r w:rsidRPr="005D5FDD">
        <w:t>William Hemstrom</w:t>
      </w:r>
      <w:r w:rsidRPr="005D5FDD">
        <w:rPr>
          <w:vertAlign w:val="superscript"/>
        </w:rPr>
        <w:t>1 †</w:t>
      </w:r>
      <w:r w:rsidRPr="005D5FDD">
        <w:t>, Mark R. Christie</w:t>
      </w:r>
      <w:r w:rsidRPr="005D5FDD">
        <w:rPr>
          <w:vertAlign w:val="superscript"/>
        </w:rPr>
        <w:t>1,2†</w:t>
      </w:r>
    </w:p>
    <w:p w14:paraId="00000003" w14:textId="77777777" w:rsidR="00323B25" w:rsidRPr="005D5FDD" w:rsidRDefault="00323B25">
      <w:pPr>
        <w:spacing w:after="0"/>
        <w:ind w:firstLine="0"/>
      </w:pPr>
    </w:p>
    <w:p w14:paraId="00000004" w14:textId="522AF801" w:rsidR="00323B25" w:rsidRPr="005D5FDD" w:rsidRDefault="00000000">
      <w:pPr>
        <w:spacing w:after="0"/>
        <w:ind w:firstLine="0"/>
      </w:pPr>
      <w:r w:rsidRPr="005D5FDD">
        <w:rPr>
          <w:b/>
          <w:vertAlign w:val="superscript"/>
        </w:rPr>
        <w:t>1</w:t>
      </w:r>
      <w:r w:rsidRPr="005D5FDD">
        <w:t>Department of Biological Sciences, Purdue University; 915 W. State St., West Lafayette, IN, USA</w:t>
      </w:r>
    </w:p>
    <w:p w14:paraId="00000005" w14:textId="77777777" w:rsidR="00323B25" w:rsidRPr="005D5FDD" w:rsidRDefault="00000000">
      <w:pPr>
        <w:spacing w:after="0"/>
        <w:ind w:firstLine="0"/>
      </w:pPr>
      <w:r w:rsidRPr="005D5FDD">
        <w:rPr>
          <w:b/>
          <w:vertAlign w:val="superscript"/>
        </w:rPr>
        <w:t>2</w:t>
      </w:r>
      <w:r w:rsidRPr="005D5FDD">
        <w:t>Department of Forestry and Natural Resources, Purdue University; 715 W. State St., West Lafayette, IN, USA</w:t>
      </w:r>
    </w:p>
    <w:p w14:paraId="00000006" w14:textId="77777777" w:rsidR="00323B25" w:rsidRPr="005D5FDD" w:rsidRDefault="00323B25">
      <w:pPr>
        <w:spacing w:after="0"/>
        <w:ind w:firstLine="0"/>
      </w:pPr>
    </w:p>
    <w:p w14:paraId="00000007" w14:textId="77777777" w:rsidR="00323B25" w:rsidRPr="005D5FDD" w:rsidRDefault="00000000">
      <w:pPr>
        <w:spacing w:after="0" w:line="240" w:lineRule="auto"/>
        <w:ind w:left="180" w:hanging="180"/>
      </w:pPr>
      <w:proofErr w:type="gramStart"/>
      <w:r w:rsidRPr="005D5FDD">
        <w:rPr>
          <w:vertAlign w:val="superscript"/>
        </w:rPr>
        <w:t>†</w:t>
      </w:r>
      <w:r w:rsidRPr="005D5FDD">
        <w:t xml:space="preserve">  Corresponding</w:t>
      </w:r>
      <w:proofErr w:type="gramEnd"/>
      <w:r w:rsidRPr="005D5FDD">
        <w:t xml:space="preserve"> authors:</w:t>
      </w:r>
    </w:p>
    <w:p w14:paraId="00000008" w14:textId="77777777" w:rsidR="00323B25" w:rsidRPr="005D5FDD" w:rsidRDefault="00000000">
      <w:pPr>
        <w:spacing w:after="0" w:line="240" w:lineRule="auto"/>
        <w:ind w:left="180" w:firstLine="0"/>
        <w:jc w:val="both"/>
      </w:pPr>
      <w:r w:rsidRPr="005D5FDD">
        <w:t xml:space="preserve">William </w:t>
      </w:r>
      <w:commentRangeStart w:id="0"/>
      <w:r w:rsidRPr="005D5FDD">
        <w:t xml:space="preserve">X. </w:t>
      </w:r>
      <w:commentRangeEnd w:id="0"/>
      <w:r w:rsidR="00B45C01">
        <w:rPr>
          <w:rStyle w:val="CommentReference"/>
        </w:rPr>
        <w:commentReference w:id="0"/>
      </w:r>
      <w:r w:rsidRPr="005D5FDD">
        <w:t xml:space="preserve">Hemstrom; Department of Biological Sciences, Purdue University; 915 W. State St., West Lafayette, Indiana 47907; </w:t>
      </w:r>
      <w:hyperlink r:id="rId10">
        <w:r w:rsidRPr="005D5FDD">
          <w:rPr>
            <w:color w:val="0563C1"/>
            <w:u w:val="single"/>
          </w:rPr>
          <w:t>whemstro@purdue.edu</w:t>
        </w:r>
      </w:hyperlink>
      <w:r w:rsidRPr="005D5FDD">
        <w:t>, 503-730-5529</w:t>
      </w:r>
    </w:p>
    <w:p w14:paraId="00000009" w14:textId="77777777" w:rsidR="00323B25" w:rsidRPr="005D5FDD" w:rsidRDefault="00323B25">
      <w:pPr>
        <w:spacing w:after="0" w:line="240" w:lineRule="auto"/>
        <w:ind w:left="180" w:firstLine="0"/>
        <w:jc w:val="both"/>
      </w:pPr>
    </w:p>
    <w:p w14:paraId="0000000A" w14:textId="77777777" w:rsidR="00323B25" w:rsidRPr="005D5FDD" w:rsidRDefault="00000000">
      <w:pPr>
        <w:spacing w:after="0" w:line="240" w:lineRule="auto"/>
        <w:ind w:left="180" w:firstLine="0"/>
        <w:jc w:val="both"/>
      </w:pPr>
      <w:r w:rsidRPr="005D5FDD">
        <w:t xml:space="preserve">Mark R. Christie; Department of Biological Sciences &amp; Department of Forestry and Natural Resources, Purdue University; 915 W. State St., West Lafayette, Indiana 47907; </w:t>
      </w:r>
      <w:hyperlink r:id="rId11">
        <w:r w:rsidRPr="005D5FDD">
          <w:rPr>
            <w:color w:val="1155CC"/>
            <w:u w:val="single"/>
          </w:rPr>
          <w:t>christ99@purdue.edu</w:t>
        </w:r>
      </w:hyperlink>
      <w:r w:rsidRPr="005D5FDD">
        <w:t>, 765-494-2070</w:t>
      </w:r>
      <w:r w:rsidRPr="005D5FDD">
        <w:br w:type="page"/>
      </w:r>
    </w:p>
    <w:p w14:paraId="0000000B" w14:textId="77777777" w:rsidR="00323B25" w:rsidRPr="005D5FDD" w:rsidRDefault="00000000">
      <w:pPr>
        <w:pStyle w:val="Heading1"/>
        <w:spacing w:before="0"/>
        <w:rPr>
          <w:rFonts w:cs="Times New Roman"/>
        </w:rPr>
      </w:pPr>
      <w:r w:rsidRPr="005D5FDD">
        <w:rPr>
          <w:rFonts w:cs="Times New Roman"/>
        </w:rPr>
        <w:lastRenderedPageBreak/>
        <w:t>Abstract</w:t>
      </w:r>
    </w:p>
    <w:p w14:paraId="644D4604" w14:textId="77777777" w:rsidR="00A329F4" w:rsidRDefault="0061053D">
      <w:pPr>
        <w:spacing w:after="0"/>
        <w:ind w:firstLine="0"/>
        <w:rPr>
          <w:ins w:id="1" w:author="Christie, Mark R" w:date="2024-09-03T23:24:00Z" w16du:dateUtc="2024-09-04T03:24:00Z"/>
        </w:rPr>
      </w:pPr>
      <w:r w:rsidRPr="005D5FDD">
        <w:rPr>
          <w:color w:val="0602BE"/>
        </w:rPr>
        <w:t>Unlike</w:t>
      </w:r>
      <w:ins w:id="2" w:author="Christie, Mark R" w:date="2024-09-03T22:21:00Z" w16du:dateUtc="2024-09-04T02:21:00Z">
        <w:r w:rsidR="00B45C01">
          <w:rPr>
            <w:color w:val="0602BE"/>
          </w:rPr>
          <w:t xml:space="preserve"> the suite of</w:t>
        </w:r>
      </w:ins>
      <w:r w:rsidRPr="005D5FDD">
        <w:rPr>
          <w:color w:val="0602BE"/>
        </w:rPr>
        <w:t xml:space="preserve"> genetic</w:t>
      </w:r>
      <w:r w:rsidR="00067BBF" w:rsidRPr="005D5FDD">
        <w:rPr>
          <w:color w:val="0070C0"/>
        </w:rPr>
        <w:t xml:space="preserve"> </w:t>
      </w:r>
      <w:r w:rsidR="00E2098F" w:rsidRPr="005D5FDD">
        <w:t>estimators</w:t>
      </w:r>
      <w:r w:rsidR="00067BBF" w:rsidRPr="005D5FDD">
        <w:t xml:space="preserve"> which </w:t>
      </w:r>
      <w:del w:id="3" w:author="Christie, Mark R" w:date="2024-09-03T22:23:00Z" w16du:dateUtc="2024-09-04T02:23:00Z">
        <w:r w:rsidR="00067BBF" w:rsidRPr="005D5FDD" w:rsidDel="00B45C01">
          <w:delText xml:space="preserve">explicitly </w:delText>
        </w:r>
      </w:del>
      <w:ins w:id="4" w:author="Christie, Mark R" w:date="2024-09-03T22:23:00Z" w16du:dateUtc="2024-09-04T02:23:00Z">
        <w:r w:rsidR="00B45C01">
          <w:t>rely on direct</w:t>
        </w:r>
        <w:r w:rsidR="00B45C01" w:rsidRPr="005D5FDD">
          <w:t xml:space="preserve"> </w:t>
        </w:r>
      </w:ins>
      <w:r w:rsidR="00067BBF" w:rsidRPr="005D5FDD">
        <w:t>measure</w:t>
      </w:r>
      <w:ins w:id="5" w:author="Christie, Mark R" w:date="2024-09-03T22:23:00Z" w16du:dateUtc="2024-09-04T02:23:00Z">
        <w:r w:rsidR="00B45C01">
          <w:t>ment</w:t>
        </w:r>
      </w:ins>
      <w:ins w:id="6" w:author="Christie, Mark R" w:date="2024-09-03T22:24:00Z" w16du:dateUtc="2024-09-04T02:24:00Z">
        <w:r w:rsidR="00B45C01">
          <w:t>s of</w:t>
        </w:r>
      </w:ins>
      <w:r w:rsidR="00067BBF" w:rsidRPr="005D5FDD">
        <w:t xml:space="preserve"> allele frequencies (such as expected heterozygosity, nucleotide diversity, and Tajima’s </w:t>
      </w:r>
      <w:r w:rsidRPr="005D5FDD">
        <w:rPr>
          <w:color w:val="0602BE"/>
        </w:rPr>
        <w:t>θ</w:t>
      </w:r>
      <w:r w:rsidR="00067BBF" w:rsidRPr="005D5FDD">
        <w:t xml:space="preserve">), estimators </w:t>
      </w:r>
      <w:ins w:id="7" w:author="Christie, Mark R" w:date="2024-09-03T22:22:00Z" w16du:dateUtc="2024-09-04T02:22:00Z">
        <w:r w:rsidR="00B45C01">
          <w:t>for the</w:t>
        </w:r>
      </w:ins>
      <w:del w:id="8" w:author="Christie, Mark R" w:date="2024-09-03T22:22:00Z" w16du:dateUtc="2024-09-04T02:22:00Z">
        <w:r w:rsidR="00E2098F" w:rsidRPr="005D5FDD" w:rsidDel="00B45C01">
          <w:delText>of</w:delText>
        </w:r>
      </w:del>
      <w:r w:rsidR="00E2098F" w:rsidRPr="005D5FDD">
        <w:t xml:space="preserve"> </w:t>
      </w:r>
      <w:r w:rsidR="00067BBF" w:rsidRPr="005D5FDD">
        <w:t>number</w:t>
      </w:r>
      <w:r w:rsidR="00E2098F" w:rsidRPr="005D5FDD">
        <w:t>s</w:t>
      </w:r>
      <w:r w:rsidR="00067BBF" w:rsidRPr="005D5FDD">
        <w:t xml:space="preserve"> of polymorphic loci</w:t>
      </w:r>
      <w:r w:rsidR="00E2098F" w:rsidRPr="005D5FDD">
        <w:t xml:space="preserve"> or alleles</w:t>
      </w:r>
      <w:r w:rsidR="00067BBF" w:rsidRPr="005D5FDD">
        <w:t xml:space="preserve">, such as private allele counts or allelic richness, are not </w:t>
      </w:r>
      <w:r w:rsidRPr="005D5FDD">
        <w:rPr>
          <w:color w:val="0602BE"/>
        </w:rPr>
        <w:t>commonly used or well developed for single nucleotide polymorphism (SNP) data</w:t>
      </w:r>
      <w:r w:rsidR="00067BBF" w:rsidRPr="005D5FDD">
        <w:t>. The number of segregating sites</w:t>
      </w:r>
      <w:r w:rsidRPr="005D5FDD">
        <w:t xml:space="preserve"> or SNPs, </w:t>
      </w:r>
      <w:r w:rsidRPr="005D5FDD">
        <w:rPr>
          <w:i/>
          <w:iCs/>
          <w:color w:val="0602BE"/>
        </w:rPr>
        <w:t>S</w:t>
      </w:r>
      <w:r w:rsidRPr="005D5FDD">
        <w:t>,</w:t>
      </w:r>
      <w:r w:rsidR="00067BBF" w:rsidRPr="005D5FDD">
        <w:t xml:space="preserve"> is one such estimator</w:t>
      </w:r>
      <w:ins w:id="9" w:author="Christie, Mark R" w:date="2024-09-03T23:07:00Z" w16du:dateUtc="2024-09-04T03:07:00Z">
        <w:r w:rsidR="0053194B">
          <w:t xml:space="preserve"> that does not rely on estimates of allele </w:t>
        </w:r>
      </w:ins>
      <w:del w:id="10" w:author="Christie, Mark R" w:date="2024-09-03T23:08:00Z" w16du:dateUtc="2024-09-04T03:08:00Z">
        <w:r w:rsidR="00067BBF" w:rsidRPr="005D5FDD" w:rsidDel="0053194B">
          <w:delText>,</w:delText>
        </w:r>
      </w:del>
      <w:ins w:id="11" w:author="Christie, Mark R" w:date="2024-09-03T23:08:00Z" w16du:dateUtc="2024-09-04T03:08:00Z">
        <w:r w:rsidR="0053194B">
          <w:t>frequencies</w:t>
        </w:r>
        <w:r w:rsidR="0053194B" w:rsidRPr="005D5FDD">
          <w:t xml:space="preserve"> and</w:t>
        </w:r>
      </w:ins>
      <w:ins w:id="12" w:author="Christie, Mark R" w:date="2024-09-03T23:07:00Z" w16du:dateUtc="2024-09-04T03:07:00Z">
        <w:r w:rsidR="0053194B">
          <w:t xml:space="preserve"> is</w:t>
        </w:r>
      </w:ins>
      <w:r w:rsidR="00067BBF" w:rsidRPr="005D5FDD">
        <w:t xml:space="preserve"> calculated as the proportion of nucleotide sites that have more than one allele. This underutilized estimator can provide informative estimates of genetic diversity across multiple scales</w:t>
      </w:r>
      <w:r w:rsidR="00BF6A78" w:rsidRPr="005D5FDD">
        <w:t>,</w:t>
      </w:r>
      <w:r w:rsidR="00067BBF" w:rsidRPr="005D5FDD">
        <w:t xml:space="preserve"> from genes to chromosomes to entire genomes, and is particularly informative when used in conjunction with</w:t>
      </w:r>
      <w:ins w:id="13" w:author="Christie, Mark R" w:date="2024-09-03T23:08:00Z" w16du:dateUtc="2024-09-04T03:08:00Z">
        <w:r w:rsidR="0053194B">
          <w:t xml:space="preserve"> allele</w:t>
        </w:r>
      </w:ins>
      <w:r w:rsidR="00067BBF" w:rsidRPr="005D5FDD">
        <w:t xml:space="preserve"> frequency</w:t>
      </w:r>
      <w:ins w:id="14" w:author="Christie, Mark R" w:date="2024-09-03T23:08:00Z" w16du:dateUtc="2024-09-04T03:08:00Z">
        <w:r w:rsidR="0053194B">
          <w:t xml:space="preserve"> dependent</w:t>
        </w:r>
      </w:ins>
      <w:r w:rsidR="00067BBF" w:rsidRPr="005D5FDD">
        <w:t xml:space="preserve"> estimators such as expected heterozygosity. </w:t>
      </w:r>
      <w:commentRangeStart w:id="15"/>
      <w:del w:id="16" w:author="Christie, Mark R" w:date="2024-09-03T23:09:00Z" w16du:dateUtc="2024-09-04T03:09:00Z">
        <w:r w:rsidR="00067BBF" w:rsidRPr="005D5FDD" w:rsidDel="0053194B">
          <w:delText>Unlike</w:delText>
        </w:r>
      </w:del>
      <w:commentRangeEnd w:id="15"/>
      <w:r w:rsidR="0053194B">
        <w:rPr>
          <w:rStyle w:val="CommentReference"/>
        </w:rPr>
        <w:commentReference w:id="15"/>
      </w:r>
      <w:del w:id="17" w:author="Christie, Mark R" w:date="2024-09-03T23:09:00Z" w16du:dateUtc="2024-09-04T03:09:00Z">
        <w:r w:rsidR="00067BBF" w:rsidRPr="005D5FDD" w:rsidDel="0053194B">
          <w:delText xml:space="preserve"> estimates of allelic richness or private alleles,</w:delText>
        </w:r>
        <w:r w:rsidR="00DA1E07" w:rsidRPr="005D5FDD" w:rsidDel="0053194B">
          <w:delText xml:space="preserve"> however,</w:delText>
        </w:r>
        <w:r w:rsidR="00067BBF" w:rsidRPr="005D5FDD" w:rsidDel="0053194B">
          <w:delText xml:space="preserve"> </w:delText>
        </w:r>
      </w:del>
      <w:ins w:id="18" w:author="Christie, Mark R" w:date="2024-09-03T23:09:00Z" w16du:dateUtc="2024-09-04T03:09:00Z">
        <w:r w:rsidR="0053194B">
          <w:t xml:space="preserve">Nevertheless, </w:t>
        </w:r>
      </w:ins>
      <w:r w:rsidR="00067BBF" w:rsidRPr="005D5FDD">
        <w:t xml:space="preserve">segregating site counts are rarely adjusted to correct for unequal sample sizes or </w:t>
      </w:r>
      <w:r w:rsidR="00DA1E07" w:rsidRPr="005D5FDD">
        <w:t xml:space="preserve">differences </w:t>
      </w:r>
      <w:r w:rsidR="00067BBF" w:rsidRPr="005D5FDD">
        <w:t>in missing data among populations or sample groups. Here, we introduce an</w:t>
      </w:r>
      <w:ins w:id="19" w:author="Christie, Mark R" w:date="2024-09-03T23:23:00Z" w16du:dateUtc="2024-09-04T03:23:00Z">
        <w:r w:rsidR="00A329F4">
          <w:t xml:space="preserve"> unbiased</w:t>
        </w:r>
      </w:ins>
      <w:r w:rsidR="00067BBF" w:rsidRPr="005D5FDD">
        <w:t xml:space="preserve"> estimator for the number of segregating sites expected in a </w:t>
      </w:r>
      <w:r w:rsidR="00773E44" w:rsidRPr="005D5FDD">
        <w:t>sample group</w:t>
      </w:r>
      <w:r w:rsidR="00067BBF" w:rsidRPr="005D5FDD">
        <w:t xml:space="preserve"> following rarefaction</w:t>
      </w:r>
      <w:ins w:id="20" w:author="Christie, Mark R" w:date="2024-09-03T23:09:00Z" w16du:dateUtc="2024-09-04T03:09:00Z">
        <w:r w:rsidR="0053194B">
          <w:t xml:space="preserve"> (S’)</w:t>
        </w:r>
      </w:ins>
      <w:ins w:id="21" w:author="Christie, Mark R" w:date="2024-09-03T23:14:00Z" w16du:dateUtc="2024-09-04T03:14:00Z">
        <w:r w:rsidR="00A81116">
          <w:t xml:space="preserve"> and we use simulated data sets to illustrate that</w:t>
        </w:r>
      </w:ins>
      <w:ins w:id="22" w:author="Christie, Mark R" w:date="2024-09-03T23:15:00Z" w16du:dateUtc="2024-09-04T03:15:00Z">
        <w:r w:rsidR="00A81116">
          <w:t xml:space="preserve"> </w:t>
        </w:r>
        <w:r w:rsidR="00A81116">
          <w:t>S’</w:t>
        </w:r>
      </w:ins>
      <w:ins w:id="23" w:author="Christie, Mark R" w:date="2024-09-03T23:14:00Z" w16du:dateUtc="2024-09-04T03:14:00Z">
        <w:r w:rsidR="00A81116">
          <w:t xml:space="preserve"> </w:t>
        </w:r>
      </w:ins>
      <w:del w:id="24" w:author="Christie, Mark R" w:date="2024-09-03T23:14:00Z" w16du:dateUtc="2024-09-04T03:14:00Z">
        <w:r w:rsidR="00067BBF" w:rsidRPr="005D5FDD" w:rsidDel="00A81116">
          <w:delText>, which</w:delText>
        </w:r>
      </w:del>
      <w:r w:rsidR="00067BBF" w:rsidRPr="005D5FDD">
        <w:t xml:space="preserve"> allows for</w:t>
      </w:r>
      <w:r w:rsidR="00773E44" w:rsidRPr="005D5FDD">
        <w:t xml:space="preserve"> </w:t>
      </w:r>
      <w:del w:id="25" w:author="Christie, Mark R" w:date="2024-09-03T23:23:00Z" w16du:dateUtc="2024-09-04T03:23:00Z">
        <w:r w:rsidR="00773E44" w:rsidRPr="005D5FDD" w:rsidDel="00A329F4">
          <w:delText>the</w:delText>
        </w:r>
        <w:r w:rsidR="00067BBF" w:rsidRPr="005D5FDD" w:rsidDel="00A329F4">
          <w:delText xml:space="preserve"> unbiased </w:delText>
        </w:r>
      </w:del>
      <w:ins w:id="26" w:author="Christie, Mark R" w:date="2024-09-03T23:23:00Z" w16du:dateUtc="2024-09-04T03:23:00Z">
        <w:r w:rsidR="00A329F4">
          <w:t xml:space="preserve">accurate </w:t>
        </w:r>
      </w:ins>
      <w:r w:rsidR="00773E44" w:rsidRPr="005D5FDD">
        <w:t>comparison</w:t>
      </w:r>
      <w:ins w:id="27" w:author="Christie, Mark R" w:date="2024-09-03T23:23:00Z" w16du:dateUtc="2024-09-04T03:23:00Z">
        <w:r w:rsidR="00A329F4">
          <w:t>s</w:t>
        </w:r>
      </w:ins>
      <w:r w:rsidR="00773E44" w:rsidRPr="005D5FDD">
        <w:t xml:space="preserve"> of</w:t>
      </w:r>
      <w:r w:rsidR="00067BBF" w:rsidRPr="005D5FDD">
        <w:t xml:space="preserve"> the number of segregating sites among multiple </w:t>
      </w:r>
      <w:r w:rsidR="00773E44" w:rsidRPr="005D5FDD">
        <w:t>sample groups</w:t>
      </w:r>
      <w:ins w:id="28" w:author="Christie, Mark R" w:date="2024-09-03T23:15:00Z" w16du:dateUtc="2024-09-04T03:15:00Z">
        <w:r w:rsidR="00A81116">
          <w:t xml:space="preserve"> with </w:t>
        </w:r>
      </w:ins>
      <w:ins w:id="29" w:author="Christie, Mark R" w:date="2024-09-03T23:16:00Z" w16du:dateUtc="2024-09-04T03:16:00Z">
        <w:r w:rsidR="00A81116">
          <w:t>varied</w:t>
        </w:r>
      </w:ins>
      <w:ins w:id="30" w:author="Christie, Mark R" w:date="2024-09-03T23:15:00Z" w16du:dateUtc="2024-09-04T03:15:00Z">
        <w:r w:rsidR="00A81116">
          <w:t xml:space="preserve"> sample sizes.</w:t>
        </w:r>
        <w:commentRangeStart w:id="31"/>
        <w:r w:rsidR="00A81116">
          <w:t xml:space="preserve"> W</w:t>
        </w:r>
      </w:ins>
      <w:ins w:id="32" w:author="Christie, Mark R" w:date="2024-09-03T23:12:00Z" w16du:dateUtc="2024-09-04T03:12:00Z">
        <w:r w:rsidR="00A81116">
          <w:t>e also demonstrate that</w:t>
        </w:r>
      </w:ins>
      <w:ins w:id="33" w:author="Christie, Mark R" w:date="2024-09-03T23:18:00Z" w16du:dateUtc="2024-09-04T03:18:00Z">
        <w:r w:rsidR="00A81116">
          <w:t xml:space="preserve"> the </w:t>
        </w:r>
      </w:ins>
      <w:ins w:id="34" w:author="Christie, Mark R" w:date="2024-09-03T23:21:00Z" w16du:dateUtc="2024-09-04T03:21:00Z">
        <w:r w:rsidR="00A81116">
          <w:t xml:space="preserve">unbiased </w:t>
        </w:r>
      </w:ins>
      <w:ins w:id="35" w:author="Christie, Mark R" w:date="2024-09-03T23:18:00Z" w16du:dateUtc="2024-09-04T03:18:00Z">
        <w:r w:rsidR="00A81116">
          <w:t xml:space="preserve">expected </w:t>
        </w:r>
      </w:ins>
      <w:ins w:id="36" w:author="Christie, Mark R" w:date="2024-09-03T23:20:00Z" w16du:dateUtc="2024-09-04T03:20:00Z">
        <w:r w:rsidR="00A81116">
          <w:t xml:space="preserve">number of segregating sites, </w:t>
        </w:r>
      </w:ins>
      <m:oMath>
        <m:r>
          <w:ins w:id="37" w:author="Christie, Mark R" w:date="2024-09-03T23:19:00Z" w16du:dateUtc="2024-09-04T03:19:00Z">
            <w:rPr>
              <w:rFonts w:ascii="Cambria Math" w:eastAsia="Cambria Math" w:hAnsi="Cambria Math"/>
              <w:color w:val="0000FF"/>
            </w:rPr>
            <m:t>E</m:t>
          </w:ins>
        </m:r>
        <m:d>
          <m:dPr>
            <m:ctrlPr>
              <w:ins w:id="38" w:author="Christie, Mark R" w:date="2024-09-03T23:19:00Z" w16du:dateUtc="2024-09-04T03:19:00Z">
                <w:rPr>
                  <w:rFonts w:ascii="Cambria Math" w:eastAsia="Cambria Math" w:hAnsi="Cambria Math"/>
                  <w:color w:val="0000FF"/>
                </w:rPr>
              </w:ins>
            </m:ctrlPr>
          </m:dPr>
          <m:e>
            <m:sSub>
              <m:sSubPr>
                <m:ctrlPr>
                  <w:ins w:id="39" w:author="Christie, Mark R" w:date="2024-09-03T23:19:00Z" w16du:dateUtc="2024-09-04T03:19:00Z">
                    <w:rPr>
                      <w:rFonts w:ascii="Cambria Math" w:eastAsia="Cambria Math" w:hAnsi="Cambria Math"/>
                      <w:color w:val="0000FF"/>
                    </w:rPr>
                  </w:ins>
                </m:ctrlPr>
              </m:sSubPr>
              <m:e>
                <m:r>
                  <w:ins w:id="40" w:author="Christie, Mark R" w:date="2024-09-03T23:19:00Z" w16du:dateUtc="2024-09-04T03:19:00Z">
                    <w:rPr>
                      <w:rFonts w:ascii="Cambria Math" w:eastAsia="Cambria Math" w:hAnsi="Cambria Math"/>
                      <w:color w:val="0000FF"/>
                    </w:rPr>
                    <m:t>N</m:t>
                  </w:ins>
                </m:r>
              </m:e>
              <m:sub>
                <m:r>
                  <w:ins w:id="41" w:author="Christie, Mark R" w:date="2024-09-03T23:19:00Z" w16du:dateUtc="2024-09-04T03:19:00Z">
                    <w:rPr>
                      <w:rFonts w:ascii="Cambria Math" w:eastAsia="Cambria Math" w:hAnsi="Cambria Math"/>
                      <w:color w:val="0000FF"/>
                    </w:rPr>
                    <m:t>S</m:t>
                  </w:ins>
                </m:r>
              </m:sub>
            </m:sSub>
          </m:e>
        </m:d>
      </m:oMath>
      <w:ins w:id="42" w:author="Christie, Mark R" w:date="2024-09-03T23:20:00Z" w16du:dateUtc="2024-09-04T03:20:00Z">
        <w:r w:rsidR="00A81116">
          <w:rPr>
            <w:color w:val="0000FF"/>
          </w:rPr>
          <w:t>,</w:t>
        </w:r>
      </w:ins>
      <w:ins w:id="43" w:author="Christie, Mark R" w:date="2024-09-03T23:15:00Z" w16du:dateUtc="2024-09-04T03:15:00Z">
        <w:r w:rsidR="00A81116">
          <w:t xml:space="preserve"> can</w:t>
        </w:r>
      </w:ins>
      <w:ins w:id="44" w:author="Christie, Mark R" w:date="2024-09-03T23:16:00Z" w16du:dateUtc="2024-09-04T03:16:00Z">
        <w:r w:rsidR="00A81116">
          <w:t xml:space="preserve"> be in</w:t>
        </w:r>
      </w:ins>
      <w:ins w:id="45" w:author="Christie, Mark R" w:date="2024-09-03T23:18:00Z" w16du:dateUtc="2024-09-04T03:18:00Z">
        <w:r w:rsidR="00A81116">
          <w:t xml:space="preserve">corporated into estimates of </w:t>
        </w:r>
        <w:r w:rsidR="00A81116" w:rsidRPr="0040041E">
          <w:rPr>
            <w:color w:val="0000FF"/>
          </w:rPr>
          <w:t>Watterson’s θ</w:t>
        </w:r>
      </w:ins>
      <w:ins w:id="46" w:author="Christie, Mark R" w:date="2024-09-03T23:20:00Z" w16du:dateUtc="2024-09-04T03:20:00Z">
        <w:r w:rsidR="00A81116">
          <w:t xml:space="preserve"> to</w:t>
        </w:r>
      </w:ins>
      <w:ins w:id="47" w:author="Christie, Mark R" w:date="2024-09-03T23:21:00Z" w16du:dateUtc="2024-09-04T03:21:00Z">
        <w:r w:rsidR="00A81116">
          <w:t xml:space="preserve"> improve  </w:t>
        </w:r>
      </w:ins>
      <w:del w:id="48" w:author="Christie, Mark R" w:date="2024-09-03T23:12:00Z" w16du:dateUtc="2024-09-04T03:12:00Z">
        <w:r w:rsidR="00067BBF" w:rsidRPr="005D5FDD" w:rsidDel="00A81116">
          <w:delText>.</w:delText>
        </w:r>
      </w:del>
      <w:commentRangeEnd w:id="31"/>
      <w:r w:rsidR="00A329F4">
        <w:rPr>
          <w:rStyle w:val="CommentReference"/>
        </w:rPr>
        <w:commentReference w:id="31"/>
      </w:r>
    </w:p>
    <w:p w14:paraId="0000000C" w14:textId="5B18D731" w:rsidR="00323B25" w:rsidRPr="005D5FDD" w:rsidRDefault="00A329F4">
      <w:pPr>
        <w:spacing w:after="0"/>
        <w:ind w:firstLine="0"/>
      </w:pPr>
      <w:ins w:id="49" w:author="Christie, Mark R" w:date="2024-09-03T23:24:00Z" w16du:dateUtc="2024-09-04T03:24:00Z">
        <w:r>
          <w:rPr>
            <w:b/>
            <w:bCs/>
          </w:rPr>
          <w:t xml:space="preserve">Keywords: </w:t>
        </w:r>
        <w:r>
          <w:rPr>
            <w:u w:val="single"/>
          </w:rPr>
          <w:t>watterson’s theta</w:t>
        </w:r>
      </w:ins>
      <w:r w:rsidR="00067BBF" w:rsidRPr="005D5FDD">
        <w:br w:type="page"/>
      </w:r>
    </w:p>
    <w:p w14:paraId="0000000D" w14:textId="77777777" w:rsidR="00323B25" w:rsidRPr="005D5FDD" w:rsidRDefault="00000000">
      <w:pPr>
        <w:pStyle w:val="Heading1"/>
        <w:spacing w:before="0"/>
        <w:rPr>
          <w:rFonts w:cs="Times New Roman"/>
        </w:rPr>
      </w:pPr>
      <w:r w:rsidRPr="005D5FDD">
        <w:rPr>
          <w:rFonts w:cs="Times New Roman"/>
        </w:rPr>
        <w:lastRenderedPageBreak/>
        <w:t>Introduction</w:t>
      </w:r>
    </w:p>
    <w:p w14:paraId="0000000E" w14:textId="6013C621" w:rsidR="00323B25" w:rsidRPr="005D5FDD" w:rsidRDefault="00000000">
      <w:pPr>
        <w:spacing w:after="0"/>
        <w:ind w:firstLine="0"/>
      </w:pPr>
      <w:r w:rsidRPr="005D5FDD">
        <w:t xml:space="preserve">Estimating </w:t>
      </w:r>
      <w:del w:id="50" w:author="Christie, Mark R" w:date="2024-09-03T22:28:00Z" w16du:dateUtc="2024-09-04T02:28:00Z">
        <w:r w:rsidRPr="005D5FDD" w:rsidDel="005E07C2">
          <w:delText xml:space="preserve">the degree of </w:delText>
        </w:r>
      </w:del>
      <w:r w:rsidRPr="005D5FDD">
        <w:t>genetic diversity has long been a critically important and widespread practice in population, evolutionary, and conservation genetics</w:t>
      </w:r>
      <w:r w:rsidR="00EB2B7E" w:rsidRPr="005D5FDD">
        <w:t xml:space="preserve"> </w:t>
      </w:r>
      <w:r w:rsidR="00EB2B7E" w:rsidRPr="005D5FDD">
        <w:fldChar w:fldCharType="begin"/>
      </w:r>
      <w:r w:rsidR="00F53F78" w:rsidRPr="005D5FDD">
        <w:instrText xml:space="preserve"> ADDIN ZOTERO_ITEM CSL_CITATION {"citationID":"9EzJoBdI","properties":{"formattedCitation":"(Allendorf, 1986; Chapman et al., 2009; David, 1998; DeWoody et al., 2021; Hedrick &amp; Kalinowski, 2000; Moritz, 2002)","plainCitation":"(Allendorf, 1986; Chapman et al., 2009; David, 1998; DeWoody et al., 2021; Hedrick &amp; Kalinowski, 2000; Moritz, 2002)","noteIndex":0},"citationItems":[{"id":5781,"uris":["http://zotero.org/users/10196124/items/9XWFWSGJ"],"itemData":{"id":5781,"type":"article-journal","container-title":"Conservation biology: the science of scarcity and diversity","note":"publisher: Sinauer Assoc.","page":"57-76","title":"Heterozygosity and fitness in natural populations of animals","author":[{"family":"Allendorf","given":"Fred W."}],"issued":{"date-parts":[["1986"]]},"citation-key":"allendorfHeterozygosityFitnessNatural1986"}},{"id":5783,"uris":["http://zotero.org/users/10196124/items/SKRII4Q7"],"itemData":{"id":5783,"type":"article-journal","abstract":"Abstract The ease of obtaining genotypic data from wild populations has renewed interest in the relationship between individual genetic diversity and fitness-related traits (heterozygosity?fitness correlations, or HFC). Here we present a comprehensive meta-analysis of HFC studies using powerful multivariate techniques which account for nonindependence of data. We compare these findings with those from univariate techniques, and test the influence of a range of factors hypothesized to influence the strength of HFCs. We found small but significantly positive effect sizes for life-history, morphological, and physiological traits; while theory predicts higher mean effect sizes for life-history traits, effect size did not differ consistently with trait type. Newly proposed measures of variation were no more powerful at detecting relationships than multilocus heterozygosity, and populations predicted to have elevated inbreeding variance did not exhibit higher mean effect sizes. Finally, we found evidence for publication bias, with studies reporting weak, nonsignificant effects being under-represented in the literature. In general, our review shows that HFC studies do not generally reveal patterns predicted by population genetic theory, and are of small effect (less than 1% of the variance in phenotypic characters explained). Future studies should use more genetic marker data and utilize sampling designs that shed more light on the biological mechanisms that may modulate the strength of association, for example by contrasting the strength of HFCs in mainland and island populations of the same species, investigating the role of environmental stress, or by considering how selection has shaped the traits under investigation.","container-title":"Molecular Ecology","DOI":"10.1111/j.1365-294X.2009.04247.x","ISSN":"0962-1083","issue":"13","journalAbbreviation":"Molecular Ecology","note":"publisher: John Wiley &amp; Sons, Ltd","page":"2746-2765","title":"A quantitative review of heterozygosity–fitness correlations in animal populations","volume":"18","author":[{"family":"Chapman","given":"J. R."},{"family":"Nakagawa","given":"S."},{"family":"Coltman","given":"D. W."},{"family":"Slate","given":"J."},{"family":"Sheldon","given":"B. C."}],"issued":{"date-parts":[["2009",7,1]]},"citation-key":"chapmanQuantitativeReviewHeterozygosity2009"}},{"id":5785,"uris":["http://zotero.org/users/10196124/items/HVIYP8Q5"],"itemData":{"id":5785,"type":"article-journal","abstract":"Heterozygosity?fitness correlations (HFC) have been studied in various organisms for more than two decades, but they are not universal. Although their detectability is limited by several factors (null alleles, inaccuracy of the phenotypic description of fitness, small sample sizes) the correlations appear intrinsically weak and often inconsistent across samples. Determining the origins of HFC is therefore a complex task. However, this issue might soon be resolved provided clear hypotheses and definitions are used (especially, if the problem of the neutrality of allozyme variation is not identified with the related issue of HFC), as well as new empirical (molecular markers) &amp; theoretical (statistical models) tools.","container-title":"Heredity","DOI":"10.1046/j.1365-2540.1998.00393.x","ISSN":"0018-067X","issue":"5","journalAbbreviation":"Heredity","note":"publisher: John Wiley &amp; Sons, Ltd","page":"531-537","title":"Heterozygosity–fitness correlations: new perspectives on old problems","volume":"80","author":[{"literal":"David"}],"issued":{"date-parts":[["1998",5,1]]},"citation-key":"davidHeterozygosityFitnessCorrelations1998"}},{"id":5663,"uris":["http://zotero.org/users/10196124/items/CAYC4GJE"],"itemData":{"id":5663,"type":"article-journal","abstract":"Abstract Since allozymes were first used to assess genetic diversity in the 1960s and 1970s, biologists have attempted to characterize gene pools and conserve the diversity observed in domestic crops, livestock, zoos and (more recently) natural populations. Recently, some authors have claimed that the importance of genetic diversity in conservation biology has been greatly overstated. Here, we argue that a voluminous literature indicates otherwise. We address four main points made by detractors of genetic diversity's role in conservation by using published literature to firmly establish that genetic diversity is intimately tied to evolutionary fitness, and that the associated demographic consequences are of paramount importance to many conservation efforts. We think that responsible management in the Anthropocene should, whenever possible, include the conservation of ecosystems, communities, populations and individuals, and their underlying genetic diversity.","container-title":"Molecular Ecology","DOI":"10.1111/mec.16051","ISSN":"0962-1083","issue":"17","journalAbbreviation":"Molecular Ecology","note":"publisher: John Wiley &amp; Sons, Ltd","page":"4147-4154","title":"The long-standing significance of genetic diversity in conservation","volume":"30","author":[{"family":"DeWoody","given":"J. Andrew"},{"family":"Harder","given":"Avril M."},{"family":"Mathur","given":"Samarth"},{"family":"Willoughby","given":"Janna R."}],"issued":{"date-parts":[["2021",9,1]]},"citation-key":"dewoodyLongstandingSignificanceGenetic2021"}},{"id":5784,"uris":["http://zotero.org/users/10196124/items/W2VYLMGQ"],"itemData":{"id":5784,"type":"article-journal","abstract":"▪ Abstract  Inbreeding depression is of major concern in the management and conservation of endangered species. Inbreeding appears universally to reduce fitness, but its magnitude and specific effects are highly variable because they depend on the genetic constitution of the species or populations and on how these genotypes interact with the environment. Recent natural experiments are consistent with greater inbreeding depression in more stressful environments. In small populations of randomly mating individuals, such as are characteristic of many endangered species, all individuals may suffer from inbreeding depression because of the cumulative effects of genetic drift that decrease the fitness of all individuals in the population. In three recent cases, introductions into populations with low fitness appeared to restore fitness to levels similar to those before the effects of genetic drift. Inbreeding depression may potentially be reduced, or purged, by breeding related individuals. However, the Speke&amp;apos;s gazelle example, often cited as a demonstration of reduction of inbreeding depression, appears to be the result of a temporal change in fitness in inbred individuals and not a reduction in inbreeding depression.      Down, July 17, 1870  My Dear Lubbock,  …In England and many parts of Europe the marriages of cousins are objected to from their supposed injurious consequences: but this belief rests on no direct evidence. It is therefore manifestly desirable that the belief should be either proved false, or should be confirmed, so that in this latter case the marriages of cousins might be discouraged…   It is moreover, much to be wished that the truth of the often repeated assertion that consanguineous marriages lead to deafness and dumbness, blindness, &amp;amp;c, should be ascertained: and all such assertions could be easily tested by the returns from a single census.      Believe me,      Yours very sincerely,      Charles Darwin","container-title":"Annual Review of Ecology, Evolution, and Systematics","DOI":"https://doi.org/10.1146/annurev.ecolsys.31.1.139","ISSN":"1545-2069","issue":"Volume 31, 2000","note":"Citation Key: annurev:/content/journals/10.1146/annurev.ecolsys.31.1.139\npublisher: Annual Reviews\ntype: Journal article","page":"139-162","title":"Inbreeding depression in conservation biology","volume":"31","author":[{"family":"Hedrick","given":"Philip W."},{"family":"Kalinowski","given":"Steven T."}],"issued":{"date-parts":[["2000"]]},"citation-key":"annurev:/content/journals/10.1146/annurev.ecolsys.31.1.139"}},{"id":5782,"uris":["http://zotero.org/users/10196124/items/WFSKDLWR"],"itemData":{"id":5782,"type":"article-journal","abstract":"Conservation planning has tended to focus more on pattern (representation) than process (persistence) and, for the former, has emphasized species and ecosystem or community diversity over genetic diversity. Here I consider how best to incorporate knowledge of evolutionary processes and the distribution of genetic diversity into conservation planning and priority setting for populations within species and for biogeographic areas within regions. Separation of genetic diversity into two dimensions, one concerned with adaptive variation and the other with neutral divergence caused by isolation, highlights different evolutionary processes and suggests alternative strategies for conservation. Planning for both species and areas should emphasize protection of historically isolated lineages (Evolutionarily Significant Units) because these cannot be recovered. By contrast, adaptive features may best be protected by maintaining the context for selection, heterogeneous landscapes, and viable populations, rather than protecting specific phenotypes. A useful strategy may be to (1) identify areas that are important to represent species and (vicariant) genetic diversity and (2) maximize within these areas the protection of contiguous environmental gradients across which selection and migration can interact to maintain population viability and (adaptive) genetic diversity. These concepts are illustrated with recent results from analysis of a rainforest fauna from northeast Australia.","container-title":"Systematic Biology","DOI":"10.1080/10635150252899752","ISSN":"1063-5157","issue":"2","journalAbbreviation":"Systematic Biology","page":"238-254","title":"Strategies to Protect Biological Diversity and the Evolutionary Processes That Sustain It","volume":"51","author":[{"family":"Moritz","given":"Craig"}],"issued":{"date-parts":[["2002",3,1]]},"citation-key":"moritzStrategiesProtectBiological2002"}}],"schema":"https://github.com/citation-style-language/schema/raw/master/csl-citation.json"} </w:instrText>
      </w:r>
      <w:r w:rsidR="00EB2B7E" w:rsidRPr="005D5FDD">
        <w:fldChar w:fldCharType="separate"/>
      </w:r>
      <w:r w:rsidR="00F53F78" w:rsidRPr="005D5FDD">
        <w:t>(Allendorf, 1986; Chapman et al., 2009; David, 1998; DeWoody et al., 2021; Hedrick &amp; Kalinowski, 2000; Moritz, 2002)</w:t>
      </w:r>
      <w:r w:rsidR="00EB2B7E" w:rsidRPr="005D5FDD">
        <w:fldChar w:fldCharType="end"/>
      </w:r>
      <w:r w:rsidR="00366DCF" w:rsidRPr="005D5FDD">
        <w:t xml:space="preserve">. </w:t>
      </w:r>
      <w:r w:rsidR="00DD111B" w:rsidRPr="005D5FDD">
        <w:rPr>
          <w:color w:val="0602BE"/>
        </w:rPr>
        <w:t xml:space="preserve">Functional </w:t>
      </w:r>
      <w:r w:rsidR="00DD111B" w:rsidRPr="005D5FDD">
        <w:t>g</w:t>
      </w:r>
      <w:r w:rsidRPr="005D5FDD">
        <w:t xml:space="preserve">enetic diversity, or the diversity </w:t>
      </w:r>
      <w:r w:rsidR="00DD111B" w:rsidRPr="005D5FDD">
        <w:t xml:space="preserve">of </w:t>
      </w:r>
      <w:r w:rsidRPr="005D5FDD">
        <w:t xml:space="preserve">alleles, genotypes, and segregating </w:t>
      </w:r>
      <w:ins w:id="51" w:author="Christie, Mark R" w:date="2024-09-03T22:09:00Z" w16du:dateUtc="2024-09-04T02:09:00Z">
        <w:r w:rsidR="00B45C01">
          <w:t xml:space="preserve">sites that contribute to phenotypic </w:t>
        </w:r>
      </w:ins>
      <w:ins w:id="52" w:author="Christie, Mark R" w:date="2024-09-03T22:10:00Z" w16du:dateUtc="2024-09-04T02:10:00Z">
        <w:r w:rsidR="00B45C01">
          <w:t>variation</w:t>
        </w:r>
      </w:ins>
      <w:del w:id="53" w:author="Christie, Mark R" w:date="2024-09-03T22:09:00Z" w16du:dateUtc="2024-09-04T02:09:00Z">
        <w:r w:rsidR="00DD111B" w:rsidRPr="005D5FDD" w:rsidDel="00B45C01">
          <w:rPr>
            <w:color w:val="0602BE"/>
          </w:rPr>
          <w:delText xml:space="preserve">functional </w:delText>
        </w:r>
        <w:r w:rsidRPr="005D5FDD" w:rsidDel="00B45C01">
          <w:delText xml:space="preserve">loci </w:delText>
        </w:r>
      </w:del>
      <w:r w:rsidRPr="005D5FDD">
        <w:t>within a population</w:t>
      </w:r>
      <w:r w:rsidR="00EB2B7E" w:rsidRPr="005D5FDD">
        <w:t xml:space="preserve"> </w:t>
      </w:r>
      <w:r w:rsidR="00EB2B7E" w:rsidRPr="005D5FDD">
        <w:fldChar w:fldCharType="begin"/>
      </w:r>
      <w:r w:rsidR="00F53F78" w:rsidRPr="005D5FDD">
        <w:instrText xml:space="preserve"> ADDIN ZOTERO_ITEM CSL_CITATION {"citationID":"hHKmSUiM","properties":{"formattedCitation":"(Frankham et al., 2002)","plainCitation":"(Frankham et al., 2002)","noteIndex":0},"citationItems":[{"id":5658,"uris":["http://zotero.org/users/10196124/items/DL8MJWHY"],"itemData":{"id":5658,"type":"book","ISBN":"0-521-63985-9","publisher":"Cambridge university press","title":"Introduction to conservation genetics","author":[{"family":"Frankham","given":"Richard"},{"family":"Briscoe","given":"David A"},{"family":"Ballou","given":"Jonathan D"}],"issued":{"date-parts":[["2002"]]},"citation-key":"frankhamIntroductionConservationGenetics2002"}}],"schema":"https://github.com/citation-style-language/schema/raw/master/csl-citation.json"} </w:instrText>
      </w:r>
      <w:r w:rsidR="00EB2B7E" w:rsidRPr="005D5FDD">
        <w:fldChar w:fldCharType="separate"/>
      </w:r>
      <w:r w:rsidR="00F53F78" w:rsidRPr="005D5FDD">
        <w:t>(Frankham et al., 2002)</w:t>
      </w:r>
      <w:r w:rsidR="00EB2B7E" w:rsidRPr="005D5FDD">
        <w:fldChar w:fldCharType="end"/>
      </w:r>
      <w:r w:rsidRPr="005D5FDD">
        <w:t>, is</w:t>
      </w:r>
      <w:r w:rsidR="00DD111B" w:rsidRPr="005D5FDD">
        <w:t xml:space="preserve"> </w:t>
      </w:r>
      <w:r w:rsidRPr="005D5FDD">
        <w:t xml:space="preserve">the basic foundation upon which natural selection acts, and thus </w:t>
      </w:r>
      <w:r w:rsidR="00FE63ED" w:rsidRPr="005D5FDD">
        <w:t>affects the speed and degree of genetic adaptation</w:t>
      </w:r>
      <w:r w:rsidRPr="005D5FDD">
        <w:t xml:space="preserve"> </w:t>
      </w:r>
      <w:r w:rsidR="00EB2B7E" w:rsidRPr="005D5FDD">
        <w:fldChar w:fldCharType="begin"/>
      </w:r>
      <w:r w:rsidR="00F53F78" w:rsidRPr="005D5FDD">
        <w:instrText xml:space="preserve"> ADDIN ZOTERO_ITEM CSL_CITATION {"citationID":"4HBmbvoe","properties":{"formattedCitation":"(Kardos et al., 2021)","plainCitation":"(Kardos et al., 2021)","noteIndex":0},"citationItems":[{"id":5547,"uris":["http://zotero.org/users/10196124/items/X2Q79HEM"],"itemData":{"id":5547,"type":"article-journal","abstract":"The unprecedented rate of extinction calls for efficient use of genetics to help conserve biodiversity. Several recent genomic and simulation-based studies have argued that the field of conservation biology has placed too much focus on conserving genome-wide genetic variation, and that the field should instead focus on managing the subset of functional genetic variation that is thought to affect fitness. Here, we critically evaluate the feasibility and likely benefits of this approach in conservation. We find that population genetics theory and empirical results show that conserving genome-wide genetic variation is generally the best approach to prevent inbreeding depression and loss of adaptive potential from driving populations toward extinction. Focusing conservation efforts on presumably functional genetic variation will only be feasible occasionally, often misleading, and counterproductive when prioritized over genome-wide genetic variation. Given the increasing rate of habitat loss and other environmental changes, failure to recognize the detrimental effects of lost genome-wide genetic variation on long-term population viability will only worsen the biodiversity crisis.","container-title":"Proceedings of the National Academy of Sciences","DOI":"10.1073/pnas.2104642118","issue":"48","journalAbbreviation":"Proceedings of the National Academy of Sciences","note":"publisher: Proceedings of the National Academy of Sciences","page":"e2104642118","title":"The crucial role of genome-wide genetic variation in conservation","volume":"118","author":[{"family":"Kardos","given":"Marty"},{"family":"Armstrong","given":"Ellie E."},{"family":"Fitzpatrick","given":"Sarah W."},{"family":"Hauser","given":"Samantha"},{"family":"Hedrick","given":"Philip W."},{"family":"Miller","given":"Joshua M."},{"family":"Tallmon","given":"David A."},{"family":"Funk","given":"W. Chris"}],"issued":{"date-parts":[["2021",11,30]]},"citation-key":"kardosCrucialRoleGenomewide2021"}}],"schema":"https://github.com/citation-style-language/schema/raw/master/csl-citation.json"} </w:instrText>
      </w:r>
      <w:r w:rsidR="00EB2B7E" w:rsidRPr="005D5FDD">
        <w:fldChar w:fldCharType="separate"/>
      </w:r>
      <w:r w:rsidR="00F53F78" w:rsidRPr="005D5FDD">
        <w:t>(Kardos et al., 2021)</w:t>
      </w:r>
      <w:r w:rsidR="00EB2B7E" w:rsidRPr="005D5FDD">
        <w:fldChar w:fldCharType="end"/>
      </w:r>
      <w:r w:rsidR="00DD111B" w:rsidRPr="005D5FDD">
        <w:t>.</w:t>
      </w:r>
      <w:r w:rsidRPr="005D5FDD">
        <w:t xml:space="preserve"> </w:t>
      </w:r>
      <w:r w:rsidR="00DD111B" w:rsidRPr="005D5FDD">
        <w:rPr>
          <w:color w:val="0602BE"/>
        </w:rPr>
        <w:t xml:space="preserve">Genetic diversity is thus </w:t>
      </w:r>
      <w:r w:rsidRPr="005D5FDD">
        <w:t>strongly correlated with fitness both at the individual and population level even</w:t>
      </w:r>
      <w:r w:rsidR="00DD111B" w:rsidRPr="005D5FDD">
        <w:rPr>
          <w:color w:val="0602BE"/>
        </w:rPr>
        <w:t>,</w:t>
      </w:r>
      <w:r w:rsidRPr="005D5FDD">
        <w:rPr>
          <w:color w:val="0602BE"/>
        </w:rPr>
        <w:t xml:space="preserve"> </w:t>
      </w:r>
      <w:r w:rsidR="00703759" w:rsidRPr="005D5FDD">
        <w:rPr>
          <w:color w:val="0602BE"/>
        </w:rPr>
        <w:t xml:space="preserve">a trend that holds even in neutral sites where </w:t>
      </w:r>
      <w:r w:rsidRPr="005D5FDD">
        <w:t>no obvious functional ties are known</w:t>
      </w:r>
      <w:r w:rsidR="00DD111B" w:rsidRPr="005D5FDD">
        <w:t xml:space="preserve"> </w:t>
      </w:r>
      <w:del w:id="54" w:author="Christie, Mark R" w:date="2024-09-03T22:10:00Z" w16du:dateUtc="2024-09-04T02:10:00Z">
        <w:r w:rsidR="00703759" w:rsidRPr="005D5FDD" w:rsidDel="00B45C01">
          <w:rPr>
            <w:color w:val="0602BE"/>
          </w:rPr>
          <w:delText>due to linkage between</w:delText>
        </w:r>
        <w:r w:rsidR="00DD111B" w:rsidRPr="005D5FDD" w:rsidDel="00B45C01">
          <w:rPr>
            <w:color w:val="0602BE"/>
          </w:rPr>
          <w:delText xml:space="preserve"> neutral loci </w:delText>
        </w:r>
        <w:r w:rsidR="00703759" w:rsidRPr="005D5FDD" w:rsidDel="00B45C01">
          <w:rPr>
            <w:color w:val="0602BE"/>
          </w:rPr>
          <w:delText>and</w:delText>
        </w:r>
        <w:r w:rsidR="00DD111B" w:rsidRPr="005D5FDD" w:rsidDel="00B45C01">
          <w:rPr>
            <w:color w:val="0602BE"/>
          </w:rPr>
          <w:delText xml:space="preserve"> variation at unknown functional loci</w:delText>
        </w:r>
        <w:r w:rsidRPr="005D5FDD" w:rsidDel="00B45C01">
          <w:delText xml:space="preserve"> </w:delText>
        </w:r>
      </w:del>
      <w:r w:rsidRPr="005D5FDD">
        <w:t xml:space="preserve">(reviewed in DeWoody et al., 2021). Accurate estimates of genetic diversity are </w:t>
      </w:r>
      <w:r w:rsidR="00A17200" w:rsidRPr="005D5FDD">
        <w:t>therefore</w:t>
      </w:r>
      <w:r w:rsidRPr="005D5FDD">
        <w:t xml:space="preserve"> critical for monitoring the health of populations and for predicting their </w:t>
      </w:r>
      <w:r w:rsidR="00A17200" w:rsidRPr="005D5FDD">
        <w:t>capacity</w:t>
      </w:r>
      <w:r w:rsidRPr="005D5FDD">
        <w:t xml:space="preserve"> to respond to changing environmental conditions </w:t>
      </w:r>
      <w:r w:rsidR="00BB05C2" w:rsidRPr="005D5FDD">
        <w:fldChar w:fldCharType="begin"/>
      </w:r>
      <w:r w:rsidR="00F53F78" w:rsidRPr="005D5FDD">
        <w:instrText xml:space="preserve"> ADDIN ZOTERO_ITEM CSL_CITATION {"citationID":"hqod9ToX","properties":{"formattedCitation":"(Lai et al., 2019; Reid et al., 2016; Visser, 2008)","plainCitation":"(Lai et al., 2019; Reid et al., 2016; Visser, 2008)","noteIndex":0},"citationItems":[{"id":5789,"uris":["http://zotero.org/users/10196124/items/58RNMLJ5"],"itemData":{"id":5789,"type":"article-journal","abstract":"What kind of genetic variation contributes the most to adaptation is a fundamental question in evolutionary biology. By resequencing genomes of 80 individuals, we inferred the origin of genomic variants associated with a complex adaptive syndrome involving multiple quantitative traits, namely, adaptation between high and low altitudes, in the vinous-throated parrotbill (Sinosuthora webbiana) in Taiwan. By comparing these variants with those in the Asian mainland population, we revealed standing variation in 24 noncoding genomic regions to be the predominant genetic source of adaptation. Parrotbills at both high and low altitudes exhibited signatures of recent selection, suggesting that not only the front but also the trailing edges of postglacial expanding populations could be subjected to environmental stresses. This study verifies and quantifies the importance of standing variation in adaptation in a cohort of genes, illustrating that the evolutionary potential of a population depends significantly on its preexisting genetic diversity. These findings provide important context for understanding adaptation and conservation of species in the Anthropocene.","container-title":"Proceedings of the National Academy of Sciences","DOI":"10.1073/pnas.1813597116","issue":"6","journalAbbreviation":"Proceedings of the National Academy of Sciences","note":"publisher: Proceedings of the National Academy of Sciences","page":"2152-2157","title":"Standing genetic variation as the predominant source for adaptation of a songbird","volume":"116","author":[{"family":"Lai","given":"Yu-Ting"},{"family":"Yeung","given":"Carol K. L."},{"family":"Omland","given":"Kevin E."},{"family":"Pang","given":"Er-Li"},{"family":"Hao","given":"Yu"},{"family":"Liao","given":"Ben-Yang"},{"family":"Cao","given":"Hui-Fen"},{"family":"Zhang","given":"Bo-Wen"},{"family":"Yeh","given":"Chia-Fen"},{"family":"Hung","given":"Chih-Ming"},{"family":"Hung","given":"Hsin-Yi"},{"family":"Yang","given":"Ming-Yu"},{"family":"Liang","given":"Wei"},{"family":"Hsu","given":"Yu-Cheng"},{"family":"Yao","given":"Cheng-Te"},{"family":"Dong","given":"Lu"},{"family":"Lin","given":"Kui"},{"family":"Li","given":"Shou-Hsien"}],"issued":{"date-parts":[["2019",2,5]]},"citation-key":"laiStandingGeneticVariation2019"}},{"id":5791,"uris":["http://zotero.org/users/10196124/items/9JU6F2U2"],"itemData":{"id":5791,"type":"article-journal","abstract":"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 Science, this issue p. 1305; see also p. 1232 Genetic diversity in Atlantic killifish has allowed for convergent evolution of pollution tolerance. 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adaptation.","container-title":"Science","DOI":"10.1126/science.aah4993","issue":"6317","journalAbbreviation":"Science","note":"publisher: American Association for the Advancement of Science","page":"1305-1308","title":"The genomic landscape of rapid repeated evolutionary adaptation to toxic pollution in wild fish","volume":"354","author":[{"family":"Reid","given":"Noah M."},{"family":"Proestou","given":"Dina A."},{"family":"Clark","given":"Bryan W."},{"family":"Warren","given":"Wesley C."},{"family":"Colbourne","given":"John K."},{"family":"Shaw","given":"Joseph R."},{"family":"Karchner","given":"Sibel I."},{"family":"Hahn","given":"Mark E."},{"family":"Nacci","given":"Diane"},{"family":"Oleksiak","given":"Marjorie F."},{"family":"Crawford","given":"Douglas L."},{"family":"Whitehead","given":"Andrew"}],"issued":{"date-parts":[["2016",12,9]]},"citation-key":"reidGenomicLandscapeRapid2016"}},{"id":5787,"uris":["http://zotero.org/users/10196124/items/7N8EBYNL"],"itemData":{"id":5787,"type":"article-journal","container-title":"Proceedings of the Royal Society B: Biological Sciences","DOI":"10.1098/rspb.2007.0997","issue":"1635","journalAbbreviation":"Proceedings of the Royal Society B: Biological Sciences","note":"publisher: Royal Society","page":"649-659","title":"Keeping up with a warming world; assessing the rate of adaptation to climate change","volume":"275","author":[{"family":"Visser","given":"Marcel E"}],"issued":{"date-parts":[["2008",1,23]]},"citation-key":"visserKeepingWarmingWorld2008"}}],"schema":"https://github.com/citation-style-language/schema/raw/master/csl-citation.json"} </w:instrText>
      </w:r>
      <w:r w:rsidR="00BB05C2" w:rsidRPr="005D5FDD">
        <w:fldChar w:fldCharType="separate"/>
      </w:r>
      <w:r w:rsidR="00F53F78" w:rsidRPr="005D5FDD">
        <w:t>(Lai et al., 2019; Reid et al., 2016; Visser, 2008)</w:t>
      </w:r>
      <w:r w:rsidR="00BB05C2" w:rsidRPr="005D5FDD">
        <w:fldChar w:fldCharType="end"/>
      </w:r>
      <w:r w:rsidR="00A17200" w:rsidRPr="005D5FDD">
        <w:t>.</w:t>
      </w:r>
      <w:r w:rsidRPr="005D5FDD">
        <w:t xml:space="preserve"> </w:t>
      </w:r>
      <w:r w:rsidR="00A17200" w:rsidRPr="005D5FDD">
        <w:t>A</w:t>
      </w:r>
      <w:r w:rsidRPr="005D5FDD">
        <w:t xml:space="preserve">s </w:t>
      </w:r>
      <w:r w:rsidR="00A17200" w:rsidRPr="005D5FDD">
        <w:t>a result,</w:t>
      </w:r>
      <w:r w:rsidRPr="005D5FDD">
        <w:t xml:space="preserve"> genetic diversity is</w:t>
      </w:r>
      <w:r w:rsidR="00A17200" w:rsidRPr="005D5FDD">
        <w:t xml:space="preserve"> considered</w:t>
      </w:r>
      <w:r w:rsidRPr="005D5FDD">
        <w:t xml:space="preserve"> a key component of biodiversity</w:t>
      </w:r>
      <w:r w:rsidR="00BB05C2" w:rsidRPr="005D5FDD">
        <w:t xml:space="preserve"> </w:t>
      </w:r>
      <w:r w:rsidR="00BB05C2" w:rsidRPr="005D5FDD">
        <w:fldChar w:fldCharType="begin"/>
      </w:r>
      <w:r w:rsidR="00F53F78" w:rsidRPr="005D5FDD">
        <w:instrText xml:space="preserve"> ADDIN ZOTERO_ITEM CSL_CITATION {"citationID":"Yl9tUzXS","properties":{"formattedCitation":"(Hvilsom et al., 2022; Schmidt et al., 2023)","plainCitation":"(Hvilsom et al., 2022; Schmidt et al., 2023)","noteIndex":0},"citationItems":[{"id":5793,"uris":["http://zotero.org/users/10196124/items/HKBRPGHI"],"itemData":{"id":5793,"type":"article-journal","container-title":"IUCN Publication","note":"ISBN: 2831722047\npublisher: International Union for Conservation of Nature","title":"Selecting species and populations for monitoring of genetic diversity","author":[{"family":"Hvilsom","given":"Christina"},{"family":"Segelbacher","given":"G."},{"family":"Ekblom","given":"Robert"},{"family":"Fischer","given":"Martin C."},{"family":"Laikre","given":"Linda"},{"family":"Leus","given":"K."},{"family":"O'Brien","given":"D."},{"family":"Shaw","given":"R."},{"family":"Sork","given":"V."}],"issued":{"date-parts":[["2022"]]},"citation-key":"hvilsomSelectingSpeciesPopulations2022"}},{"id":5794,"uris":["http://zotero.org/users/10196124/items/8KBBE66H"],"itemData":{"id":5794,"type":"article-journal","abstract":"Abstract The International Union for Conservation of Nature (IUCN) Red List is an important and widely used tool for conservation assessment. The IUCN uses information about a species? range, population size, habitat quality and fragmentation levels, and trends in abundance to assess extinction risk. Genetic diversity is not considered, although it affects extinction risk. Declining populations are more strongly affected by genetic drift and higher rates of inbreeding, which can reduce the efficiency of selection, lead to fitness declines, and hinder species? capacities to adapt to environmental change. Given the importance of conserving genetic diversity, attempts have been made to find relationships between red-list status and genetic diversity. Yet, there is still no consensus on whether genetic diversity is captured by the current IUCN Red List categories in a way that is informative for conservation. To assess the predictive power of correlations between genetic diversity and IUCN Red List status in vertebrates, we synthesized previous work and reanalyzed data sets based on 3 types of genetic data: mitochondrial DNA, microsatellites, and whole genomes. Consistent with previous work, species with higher extinction risk status tended to have lower genetic diversity for all marker types, but these relationships were weak and varied across taxa. Regardless of marker type, genetic diversity did not accurately identify threatened species for any taxonomic group. Our results indicate that red-list status is not a useful metric for informing species-specific decisions about the protection of genetic diversity and that genetic data cannot be used to identify threat status in the absence of demographic data. Thus, there is a need to develop and assess metrics specifically designed to assess genetic diversity and inform conservation policy, including policies recently adopted by the UN's Convention on Biological Diversity Kunming-Montreal Global Biodiversity Framework.","container-title":"Conservation Biology","DOI":"10.1111/cobi.14064","ISSN":"0888-8892","issue":"4","journalAbbreviation":"Conservation Biology","note":"publisher: John Wiley &amp; Sons, Ltd","page":"e14064","title":"Genetic diversity and IUCN Red List status","volume":"37","author":[{"family":"Schmidt","given":"Chloé"},{"family":"Hoban","given":"Sean"},{"family":"Hunter","given":"Margaret"},{"family":"Paz-Vinas","given":"Ivan"},{"family":"Garroway","given":"Colin J."}],"issued":{"date-parts":[["2023",8,1]]},"citation-key":"schmidtGeneticDiversityIUCN2023"}}],"schema":"https://github.com/citation-style-language/schema/raw/master/csl-citation.json"} </w:instrText>
      </w:r>
      <w:r w:rsidR="00BB05C2" w:rsidRPr="005D5FDD">
        <w:fldChar w:fldCharType="separate"/>
      </w:r>
      <w:r w:rsidR="00F53F78" w:rsidRPr="005D5FDD">
        <w:t>(Hvilsom et al., 2022; Schmidt et al., 2023)</w:t>
      </w:r>
      <w:r w:rsidR="00BB05C2" w:rsidRPr="005D5FDD">
        <w:fldChar w:fldCharType="end"/>
      </w:r>
      <w:r w:rsidRPr="005D5FDD">
        <w:t xml:space="preserve">. </w:t>
      </w:r>
    </w:p>
    <w:p w14:paraId="0000000F" w14:textId="083DBFE2" w:rsidR="00323B25" w:rsidRPr="005D5FDD" w:rsidRDefault="00000000">
      <w:pPr>
        <w:spacing w:before="200" w:after="0"/>
      </w:pPr>
      <w:r w:rsidRPr="005D5FDD">
        <w:t xml:space="preserve">Estimators of genetic diversity </w:t>
      </w:r>
      <w:r w:rsidR="00FE63ED" w:rsidRPr="005D5FDD">
        <w:t>vary widely</w:t>
      </w:r>
      <w:r w:rsidRPr="005D5FDD">
        <w:t>, but essentially fall into two categories: those that explicitly</w:t>
      </w:r>
      <w:ins w:id="55" w:author="Christie, Mark R" w:date="2024-09-03T22:29:00Z" w16du:dateUtc="2024-09-04T02:29:00Z">
        <w:r w:rsidR="005E07C2">
          <w:t xml:space="preserve"> require</w:t>
        </w:r>
      </w:ins>
      <w:r w:rsidRPr="005D5FDD">
        <w:t xml:space="preserve"> measure</w:t>
      </w:r>
      <w:ins w:id="56" w:author="Christie, Mark R" w:date="2024-09-03T22:29:00Z" w16du:dateUtc="2024-09-04T02:29:00Z">
        <w:r w:rsidR="005E07C2">
          <w:t xml:space="preserve">ments of </w:t>
        </w:r>
      </w:ins>
      <w:del w:id="57" w:author="Christie, Mark R" w:date="2024-09-03T22:29:00Z" w16du:dateUtc="2024-09-04T02:29:00Z">
        <w:r w:rsidRPr="005D5FDD" w:rsidDel="005E07C2">
          <w:delText xml:space="preserve"> variation in </w:delText>
        </w:r>
      </w:del>
      <w:r w:rsidRPr="005D5FDD">
        <w:t>allele frequencies and those that do not. Allele frequency dependent statistics, such as expected heterozygosity (</w:t>
      </w:r>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e</m:t>
            </m:r>
          </m:sub>
        </m:sSub>
      </m:oMath>
      <w:r w:rsidRPr="005D5FDD">
        <w:t>),  F-statistics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IS</m:t>
            </m:r>
          </m:sub>
        </m:sSub>
      </m:oMath>
      <w:r w:rsidRPr="005D5FDD">
        <w:t xml:space="preserve">,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ST</m:t>
            </m:r>
          </m:sub>
        </m:sSub>
      </m:oMath>
      <w:r w:rsidRPr="005D5FDD">
        <w:t xml:space="preserve">, and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IT</m:t>
            </m:r>
          </m:sub>
        </m:sSub>
      </m:oMath>
      <w:r w:rsidR="00EB2B7E" w:rsidRPr="005D5FDD">
        <w:t xml:space="preserve">; </w:t>
      </w:r>
      <w:r w:rsidR="00EB2B7E" w:rsidRPr="005D5FDD">
        <w:fldChar w:fldCharType="begin"/>
      </w:r>
      <w:r w:rsidR="00F53F78" w:rsidRPr="005D5FDD">
        <w:instrText xml:space="preserve"> ADDIN ZOTERO_ITEM CSL_CITATION {"citationID":"6yBWm9jY","properties":{"formattedCitation":"(Weir &amp; Cockerham, 1984)","plainCitation":"(Weir &amp; Cockerham, 1984)","noteIndex":0},"citationItems":[{"id":2817,"uris":["http://zotero.org/users/10196124/items/PZCBVUMF"],"itemData":{"id":2817,"type":"article-journal","container-title":"Evolution","DOI":"10.1111/j.1558-5646.1984.tb05657.x","ISSN":"0014-3820","issue":"6","note":"publisher: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EB2B7E" w:rsidRPr="005D5FDD">
        <w:fldChar w:fldCharType="separate"/>
      </w:r>
      <w:r w:rsidR="00F53F78" w:rsidRPr="005D5FDD">
        <w:t>(Weir &amp; Cockerham, 1984)</w:t>
      </w:r>
      <w:r w:rsidR="00EB2B7E" w:rsidRPr="005D5FDD">
        <w:fldChar w:fldCharType="end"/>
      </w:r>
      <w:r w:rsidRPr="005D5FDD">
        <w:t>, nucleotide diversity (</w:t>
      </w:r>
      <m:oMath>
        <m:r>
          <w:rPr>
            <w:rFonts w:ascii="Cambria Math" w:hAnsi="Cambria Math"/>
          </w:rPr>
          <m:t>π</m:t>
        </m:r>
      </m:oMath>
      <w:r w:rsidRPr="005D5FDD">
        <w:t xml:space="preserve">), and Tajima’s </w:t>
      </w:r>
      <m:oMath>
        <m:r>
          <w:rPr>
            <w:rFonts w:ascii="Cambria Math" w:hAnsi="Cambria Math"/>
          </w:rPr>
          <m:t>θ</m:t>
        </m:r>
      </m:oMath>
      <w:r w:rsidRPr="005D5FDD">
        <w:t xml:space="preserve"> </w:t>
      </w:r>
      <w:r w:rsidR="00EB2B7E" w:rsidRPr="005D5FDD">
        <w:fldChar w:fldCharType="begin"/>
      </w:r>
      <w:r w:rsidR="00F53F78" w:rsidRPr="005D5FDD">
        <w:instrText xml:space="preserve"> ADDIN ZOTERO_ITEM CSL_CITATION {"citationID":"n30Sf2HH","properties":{"formattedCitation":"(Tajima,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EB2B7E" w:rsidRPr="005D5FDD">
        <w:fldChar w:fldCharType="separate"/>
      </w:r>
      <w:r w:rsidR="00F53F78" w:rsidRPr="005D5FDD">
        <w:t>(Tajima, 1989)</w:t>
      </w:r>
      <w:r w:rsidR="00EB2B7E" w:rsidRPr="005D5FDD">
        <w:fldChar w:fldCharType="end"/>
      </w:r>
      <w:r w:rsidR="00EB2B7E" w:rsidRPr="005D5FDD">
        <w:t xml:space="preserve"> </w:t>
      </w:r>
      <w:r w:rsidRPr="005D5FDD">
        <w:t xml:space="preserve">all rely principally on and seek to measure </w:t>
      </w:r>
      <w:r w:rsidR="00A17200" w:rsidRPr="005D5FDD">
        <w:t>allele frequencies</w:t>
      </w:r>
      <w:r w:rsidRPr="005D5FDD">
        <w:t xml:space="preserve"> across surveyed loci; whereas other statistics, such as Watterson’s </w:t>
      </w:r>
      <m:oMath>
        <m:r>
          <w:rPr>
            <w:rFonts w:ascii="Cambria Math" w:hAnsi="Cambria Math"/>
          </w:rPr>
          <m:t>θ</m:t>
        </m:r>
      </m:oMath>
      <w:r w:rsidR="00EB2B7E" w:rsidRPr="005D5FDD">
        <w:t xml:space="preserve"> </w:t>
      </w:r>
      <w:r w:rsidR="00EB2B7E" w:rsidRPr="005D5FDD">
        <w:fldChar w:fldCharType="begin"/>
      </w:r>
      <w:r w:rsidR="00F53F78" w:rsidRPr="005D5FDD">
        <w:instrText xml:space="preserve"> ADDIN ZOTERO_ITEM CSL_CITATION {"citationID":"j8qANVuh","properties":{"formattedCitation":"(Watterson,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EB2B7E" w:rsidRPr="005D5FDD">
        <w:fldChar w:fldCharType="separate"/>
      </w:r>
      <w:r w:rsidR="00F53F78" w:rsidRPr="005D5FDD">
        <w:t>(Watterson, 1975)</w:t>
      </w:r>
      <w:r w:rsidR="00EB2B7E" w:rsidRPr="005D5FDD">
        <w:fldChar w:fldCharType="end"/>
      </w:r>
      <w:r w:rsidRPr="005D5FDD">
        <w:t>, counts of alleles per loc</w:t>
      </w:r>
      <w:r w:rsidR="00FE63ED" w:rsidRPr="005D5FDD">
        <w:t>us</w:t>
      </w:r>
      <w:r w:rsidRPr="005D5FDD">
        <w:t>, the number of observed segregating sites</w:t>
      </w:r>
      <w:r w:rsidR="006C60DD" w:rsidRPr="005D5FDD">
        <w:t xml:space="preserve"> (from which Watterson’s </w:t>
      </w:r>
      <m:oMath>
        <m:r>
          <w:rPr>
            <w:rFonts w:ascii="Cambria Math" w:hAnsi="Cambria Math"/>
          </w:rPr>
          <m:t>θ</m:t>
        </m:r>
      </m:oMath>
      <w:r w:rsidR="006C60DD" w:rsidRPr="005D5FDD">
        <w:t xml:space="preserve"> is derived)</w:t>
      </w:r>
      <w:r w:rsidRPr="005D5FDD">
        <w:t>, and private allele counts do not.</w:t>
      </w:r>
      <w:r w:rsidR="00BB75FE" w:rsidRPr="005D5FDD">
        <w:t xml:space="preserve"> These different measures therefore focus on different aspects of genetic diversity, which </w:t>
      </w:r>
      <w:r w:rsidRPr="005D5FDD">
        <w:t xml:space="preserve">is </w:t>
      </w:r>
      <w:r w:rsidRPr="005D5FDD">
        <w:lastRenderedPageBreak/>
        <w:t>not trivial</w:t>
      </w:r>
      <w:ins w:id="58" w:author="Christie, Mark R" w:date="2024-09-03T22:12:00Z" w16du:dateUtc="2024-09-04T02:12:00Z">
        <w:r w:rsidR="00B45C01">
          <w:t>;</w:t>
        </w:r>
      </w:ins>
      <w:del w:id="59" w:author="Christie, Mark R" w:date="2024-09-03T22:12:00Z" w16du:dateUtc="2024-09-04T02:12:00Z">
        <w:r w:rsidRPr="005D5FDD" w:rsidDel="00B45C01">
          <w:delText>:</w:delText>
        </w:r>
      </w:del>
      <w:r w:rsidRPr="005D5FDD">
        <w:t xml:space="preserve"> evolutionary forces do not act equally on the number of loci/alleles in a population and the frequency of those alleles</w:t>
      </w:r>
      <w:r w:rsidR="00BB75FE" w:rsidRPr="005D5FDD">
        <w:t xml:space="preserve"> </w:t>
      </w:r>
      <w:r w:rsidR="00BB75FE" w:rsidRPr="005D5FDD">
        <w:fldChar w:fldCharType="begin"/>
      </w:r>
      <w:r w:rsidR="00BB75FE" w:rsidRPr="005D5FDD">
        <w:instrText xml:space="preserve"> ADDIN ZOTERO_ITEM CSL_CITATION {"citationID":"7I9IZZef","properties":{"formattedCitation":"(Fu, 2022)","plainCitation":"(Fu, 2022)","noteIndex":0},"citationItems":[{"id":5810,"uris":["http://zotero.org/users/10196124/items/3DTCEX4T"],"itemData":{"id":5810,"type":"article-journal","abstract":"Each mutation in a population sample of DNA sequences can be classified by the number of sequences that inherit the mutant nucleotide, the resulting frequencies are known as mutations of different sizes or site frequency spectrum. Many summary statistics can be defined as a linear function of these frequencies. A flexible class of such linear summary statistics is explored analytically in this paper which include several well-known quantities, such as the number of segregating sizes and the mean number of nucleotide differences between two sequences. Some asymptotic variances and covariances are obtained while the analytical formulas for the variances and covariances of nine such linear summary statistics are derived, most of which are unknown to date. This study not only provides some theoretical foundations for exploring linear summary statistics, but also provides some newlinear summary statistics that may be utilized for analyzing sample polymorphism. Furthermore it is showed that a newly developed linear summary statistics has a smaller variance almost uniformly than Watterson’s estimator, and that a class of linear summary statistics given too heavy weights on mutations of smaller sizes result in asymptotically non-zero variance.","container-title":"Theoretical Population Biology","DOI":"10.1016/j.tpb.2022.03.005","ISSN":"0040-5809","journalAbbreviation":"Theoretical Population Biology","page":"95-108","title":"Variances and covariances of linear summary statistics of segregating sites","volume":"145","author":[{"family":"Fu","given":"Yun-Xin"}],"issued":{"date-parts":[["2022",6,1]]},"citation-key":"fuVariancesCovariancesLinear2022"}}],"schema":"https://github.com/citation-style-language/schema/raw/master/csl-citation.json"} </w:instrText>
      </w:r>
      <w:r w:rsidR="00BB75FE" w:rsidRPr="005D5FDD">
        <w:fldChar w:fldCharType="separate"/>
      </w:r>
      <w:r w:rsidR="00BB75FE" w:rsidRPr="005D5FDD">
        <w:t>(Fu, 2022)</w:t>
      </w:r>
      <w:r w:rsidR="00BB75FE" w:rsidRPr="005D5FDD">
        <w:fldChar w:fldCharType="end"/>
      </w:r>
      <w:r w:rsidRPr="005D5FDD">
        <w:t xml:space="preserve">. Tajima’s D, for example, is a powerful and broadly used statistic fundamentally based on the difference between Tajima’s </w:t>
      </w:r>
      <m:oMath>
        <m:r>
          <w:rPr>
            <w:rFonts w:ascii="Cambria Math" w:hAnsi="Cambria Math"/>
          </w:rPr>
          <m:t>θ</m:t>
        </m:r>
      </m:oMath>
      <w:r w:rsidRPr="005D5FDD">
        <w:t xml:space="preserve"> </w:t>
      </w:r>
      <w:r w:rsidR="00703759" w:rsidRPr="005D5FDD">
        <w:t>(</w:t>
      </w:r>
      <w:r w:rsidR="00703759" w:rsidRPr="005D5FDD">
        <w:rPr>
          <w:color w:val="0602BE"/>
        </w:rPr>
        <w:t>also commonly referred to as Tajima’s π</w:t>
      </w:r>
      <w:r w:rsidR="00703759" w:rsidRPr="005D5FDD">
        <w:t xml:space="preserve">) </w:t>
      </w:r>
      <w:r w:rsidRPr="005D5FDD">
        <w:t xml:space="preserve">and Watterson’s </w:t>
      </w:r>
      <m:oMath>
        <m:r>
          <w:rPr>
            <w:rFonts w:ascii="Cambria Math" w:hAnsi="Cambria Math"/>
          </w:rPr>
          <m:t>θ</m:t>
        </m:r>
      </m:oMath>
      <w:r w:rsidRPr="005D5FDD">
        <w:t xml:space="preserve"> that can be used to both detect selection and population demographic changes </w:t>
      </w:r>
      <w:r w:rsidR="00EB2B7E" w:rsidRPr="005D5FDD">
        <w:fldChar w:fldCharType="begin"/>
      </w:r>
      <w:r w:rsidR="00F53F78" w:rsidRPr="005D5FDD">
        <w:instrText xml:space="preserve"> ADDIN ZOTERO_ITEM CSL_CITATION {"citationID":"L3LREjvH","properties":{"formattedCitation":"(Tajima,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EB2B7E" w:rsidRPr="005D5FDD">
        <w:fldChar w:fldCharType="separate"/>
      </w:r>
      <w:r w:rsidR="00F53F78" w:rsidRPr="005D5FDD">
        <w:t>(Tajima, 1989)</w:t>
      </w:r>
      <w:r w:rsidR="00EB2B7E" w:rsidRPr="005D5FDD">
        <w:fldChar w:fldCharType="end"/>
      </w:r>
      <w:r w:rsidRPr="005D5FDD">
        <w:t xml:space="preserve"> due to the way that those forces act on the balance of allele frequencies within populations. </w:t>
      </w:r>
      <w:commentRangeStart w:id="60"/>
      <w:r w:rsidRPr="005D5FDD">
        <w:t xml:space="preserve">For example, a population which has many polymorphic </w:t>
      </w:r>
      <w:proofErr w:type="gramStart"/>
      <w:r w:rsidRPr="005D5FDD">
        <w:t>loci</w:t>
      </w:r>
      <w:proofErr w:type="gramEnd"/>
      <w:r w:rsidRPr="005D5FDD">
        <w:t xml:space="preserve"> and a high expected heterozygosity may have undergone different historical demographic processes than a population with the same number of polymorphic loci but a far lower heterozygosity. </w:t>
      </w:r>
      <w:r w:rsidR="00684A73" w:rsidRPr="005D5FDD">
        <w:rPr>
          <w:color w:val="0602BE"/>
        </w:rPr>
        <w:t xml:space="preserve">Alternatively, regions of the genome which have recently undergone an incomplete selective sweep often contain many loci with rare alleles </w:t>
      </w:r>
      <w:r w:rsidR="00364DDF" w:rsidRPr="005D5FDD">
        <w:rPr>
          <w:color w:val="0602BE"/>
        </w:rPr>
        <w:t xml:space="preserve">whereas regions which are subject to balancing selection may have similar numbers of polymorphic loci but far higher average minor allele </w:t>
      </w:r>
      <w:commentRangeStart w:id="61"/>
      <w:r w:rsidR="00364DDF" w:rsidRPr="005D5FDD">
        <w:rPr>
          <w:color w:val="0602BE"/>
        </w:rPr>
        <w:t>frequencies</w:t>
      </w:r>
      <w:commentRangeEnd w:id="61"/>
      <w:r w:rsidR="00B45C01">
        <w:rPr>
          <w:rStyle w:val="CommentReference"/>
        </w:rPr>
        <w:commentReference w:id="61"/>
      </w:r>
      <w:r w:rsidR="00364DDF" w:rsidRPr="005D5FDD">
        <w:rPr>
          <w:color w:val="0602BE"/>
        </w:rPr>
        <w:t xml:space="preserve">. </w:t>
      </w:r>
      <w:commentRangeEnd w:id="60"/>
      <w:r w:rsidR="005E07C2">
        <w:rPr>
          <w:rStyle w:val="CommentReference"/>
        </w:rPr>
        <w:commentReference w:id="60"/>
      </w:r>
      <w:r w:rsidR="00A17200" w:rsidRPr="005D5FDD">
        <w:t>Both</w:t>
      </w:r>
      <w:r w:rsidRPr="005D5FDD">
        <w:t xml:space="preserve"> types of measures </w:t>
      </w:r>
      <w:r w:rsidR="00A17200" w:rsidRPr="005D5FDD">
        <w:t xml:space="preserve">therefore </w:t>
      </w:r>
      <w:r w:rsidRPr="005D5FDD">
        <w:t xml:space="preserve">provide </w:t>
      </w:r>
      <w:r w:rsidR="00EB2B7E" w:rsidRPr="005D5FDD">
        <w:t>important</w:t>
      </w:r>
      <w:r w:rsidRPr="005D5FDD">
        <w:t xml:space="preserve"> ecological and evolutionary insight.</w:t>
      </w:r>
      <w:r w:rsidR="003A7FBC" w:rsidRPr="005D5FDD">
        <w:t xml:space="preserve"> </w:t>
      </w:r>
    </w:p>
    <w:p w14:paraId="00000010" w14:textId="06A715F3" w:rsidR="00323B25" w:rsidRPr="005D5FDD" w:rsidRDefault="00000000">
      <w:pPr>
        <w:spacing w:before="200" w:after="0"/>
      </w:pPr>
      <w:r w:rsidRPr="005D5FDD">
        <w:t>The average allele count per locus (which is usually corrected to allelic richness; see</w:t>
      </w:r>
      <w:r w:rsidR="00F53F78" w:rsidRPr="005D5FDD">
        <w:t xml:space="preserve"> </w:t>
      </w:r>
      <w:r w:rsidR="00EB2B7E" w:rsidRPr="005D5FDD">
        <w:fldChar w:fldCharType="begin"/>
      </w:r>
      <w:r w:rsidR="0096523D" w:rsidRPr="005D5FDD">
        <w:instrText xml:space="preserve"> ADDIN ZOTERO_ITEM CSL_CITATION {"citationID":"QGPTt2Kn","properties":{"formattedCitation":"(Kalinowski, 2004)","plainCitation":"(Kalinowski, 2004)","dontUpdate":true,"noteIndex":0},"citationItems":[{"id":5576,"uris":["http://zotero.org/users/10196124/items/X7KE9756"],"itemData":{"id":5576,"type":"article-journal","abstract":"The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1D13C6" w:rsidRPr="005D5FDD">
        <w:t>Kalinowski (2004)</w:t>
      </w:r>
      <w:r w:rsidR="00EB2B7E" w:rsidRPr="005D5FDD">
        <w:fldChar w:fldCharType="end"/>
      </w:r>
      <w:r w:rsidRPr="005D5FDD">
        <w:t xml:space="preserve"> </w:t>
      </w:r>
      <w:r w:rsidR="00364DDF" w:rsidRPr="005D5FDD">
        <w:rPr>
          <w:color w:val="0602BE"/>
        </w:rPr>
        <w:t>was</w:t>
      </w:r>
      <w:r w:rsidRPr="005D5FDD">
        <w:t xml:space="preserve"> historically one of the most prevalent allele frequency independent measures of genetic diversity</w:t>
      </w:r>
      <w:r w:rsidR="00364DDF" w:rsidRPr="005D5FDD">
        <w:t xml:space="preserve">, </w:t>
      </w:r>
      <w:r w:rsidR="00364DDF" w:rsidRPr="005D5FDD">
        <w:rPr>
          <w:color w:val="0000CC"/>
        </w:rPr>
        <w:t>used primarily for</w:t>
      </w:r>
      <w:r w:rsidR="00364DDF" w:rsidRPr="005D5FDD">
        <w:t xml:space="preserve"> </w:t>
      </w:r>
      <w:r w:rsidR="00A17200" w:rsidRPr="005D5FDD">
        <w:t xml:space="preserve">datasets of </w:t>
      </w:r>
      <w:r w:rsidRPr="005D5FDD">
        <w:t>microsatellite and other heavily polyallelic markers</w:t>
      </w:r>
      <w:r w:rsidR="00364DDF" w:rsidRPr="005D5FDD">
        <w:t>.</w:t>
      </w:r>
      <w:r w:rsidRPr="005D5FDD">
        <w:t xml:space="preserve"> </w:t>
      </w:r>
      <w:r w:rsidR="00364DDF" w:rsidRPr="005D5FDD">
        <w:rPr>
          <w:color w:val="0000CC"/>
        </w:rPr>
        <w:t>I</w:t>
      </w:r>
      <w:r w:rsidRPr="005D5FDD">
        <w:rPr>
          <w:color w:val="0000CC"/>
        </w:rPr>
        <w:t xml:space="preserve">t is less </w:t>
      </w:r>
      <w:r w:rsidR="00364DDF" w:rsidRPr="005D5FDD">
        <w:rPr>
          <w:color w:val="0000CC"/>
        </w:rPr>
        <w:t>useful</w:t>
      </w:r>
      <w:r w:rsidRPr="005D5FDD">
        <w:rPr>
          <w:color w:val="0000CC"/>
        </w:rPr>
        <w:t xml:space="preserve"> in </w:t>
      </w:r>
      <w:r w:rsidR="00364DDF" w:rsidRPr="005D5FDD">
        <w:t>data</w:t>
      </w:r>
      <w:r w:rsidR="00A17200" w:rsidRPr="005D5FDD">
        <w:t xml:space="preserve"> composed of </w:t>
      </w:r>
      <w:r w:rsidRPr="005D5FDD">
        <w:t>single-nucleotide polymorphism</w:t>
      </w:r>
      <w:r w:rsidR="00A17200" w:rsidRPr="005D5FDD">
        <w:t>s</w:t>
      </w:r>
      <w:r w:rsidRPr="005D5FDD">
        <w:t xml:space="preserve"> (SNP</w:t>
      </w:r>
      <w:r w:rsidR="00A17200" w:rsidRPr="005D5FDD">
        <w:t>s</w:t>
      </w:r>
      <w:r w:rsidRPr="005D5FDD">
        <w:t>)</w:t>
      </w:r>
      <w:ins w:id="62" w:author="Christie, Mark R" w:date="2024-09-03T22:32:00Z" w16du:dateUtc="2024-09-04T02:32:00Z">
        <w:r w:rsidR="00E17281">
          <w:t xml:space="preserve"> because</w:t>
        </w:r>
      </w:ins>
      <w:del w:id="63" w:author="Christie, Mark R" w:date="2024-09-03T22:32:00Z" w16du:dateUtc="2024-09-04T02:32:00Z">
        <w:r w:rsidRPr="005D5FDD" w:rsidDel="00E17281">
          <w:delText xml:space="preserve">. </w:delText>
        </w:r>
      </w:del>
      <w:r w:rsidRPr="005D5FDD">
        <w:t xml:space="preserve">SNP datasets are </w:t>
      </w:r>
      <w:r w:rsidR="00FE63ED" w:rsidRPr="005D5FDD">
        <w:t>often</w:t>
      </w:r>
      <w:r w:rsidRPr="005D5FDD">
        <w:t xml:space="preserve"> biallelic </w:t>
      </w:r>
      <w:commentRangeStart w:id="64"/>
      <w:r w:rsidRPr="005D5FDD">
        <w:t>by design</w:t>
      </w:r>
      <w:commentRangeEnd w:id="64"/>
      <w:r w:rsidR="00E17281">
        <w:rPr>
          <w:rStyle w:val="CommentReference"/>
        </w:rPr>
        <w:commentReference w:id="64"/>
      </w:r>
      <w:r w:rsidRPr="005D5FDD">
        <w:t>, and thus allele counts per locus vary little</w:t>
      </w:r>
      <w:r w:rsidR="00FE63ED" w:rsidRPr="005D5FDD">
        <w:t xml:space="preserve"> among</w:t>
      </w:r>
      <w:r w:rsidRPr="005D5FDD">
        <w:t xml:space="preserve"> </w:t>
      </w:r>
      <w:r w:rsidR="00A17200" w:rsidRPr="005D5FDD">
        <w:t>sample groups</w:t>
      </w:r>
      <w:r w:rsidRPr="005D5FDD">
        <w:t xml:space="preserve"> and are </w:t>
      </w:r>
      <w:r w:rsidR="00A17200" w:rsidRPr="005D5FDD">
        <w:t>correspondingly</w:t>
      </w:r>
      <w:r w:rsidRPr="005D5FDD">
        <w:t xml:space="preserve"> less informative. </w:t>
      </w:r>
      <w:del w:id="65" w:author="Christie, Mark R" w:date="2024-09-03T22:14:00Z" w16du:dateUtc="2024-09-04T02:14:00Z">
        <w:r w:rsidR="00FE63ED" w:rsidRPr="005D5FDD" w:rsidDel="00B45C01">
          <w:delText xml:space="preserve">In </w:delText>
        </w:r>
      </w:del>
      <w:ins w:id="66" w:author="Christie, Mark R" w:date="2024-09-03T22:14:00Z" w16du:dateUtc="2024-09-04T02:14:00Z">
        <w:r w:rsidR="00B45C01">
          <w:t xml:space="preserve">By </w:t>
        </w:r>
      </w:ins>
      <w:r w:rsidR="00FE63ED" w:rsidRPr="005D5FDD">
        <w:t>contrast, t</w:t>
      </w:r>
      <w:r w:rsidRPr="005D5FDD">
        <w:t>he location and number of segregating sites per population</w:t>
      </w:r>
      <w:r w:rsidR="00442A57" w:rsidRPr="005D5FDD">
        <w:t xml:space="preserve">, </w:t>
      </w:r>
      <w:r w:rsidR="00442A57" w:rsidRPr="005D5FDD">
        <w:rPr>
          <w:i/>
          <w:iCs/>
          <w:color w:val="0000FF"/>
        </w:rPr>
        <w:t>S</w:t>
      </w:r>
      <w:r w:rsidR="00442A57" w:rsidRPr="005D5FDD">
        <w:t>,</w:t>
      </w:r>
      <w:r w:rsidRPr="005D5FDD">
        <w:t xml:space="preserve"> is a useful alternative in SNP datasets</w:t>
      </w:r>
      <w:r w:rsidR="00FE63ED" w:rsidRPr="005D5FDD">
        <w:t xml:space="preserve"> </w:t>
      </w:r>
      <w:r w:rsidR="00FE63ED" w:rsidRPr="005D5FDD">
        <w:fldChar w:fldCharType="begin"/>
      </w:r>
      <w:r w:rsidR="00FE63ED" w:rsidRPr="005D5FDD">
        <w:instrText xml:space="preserve"> ADDIN ZOTERO_ITEM CSL_CITATION {"citationID":"CnL4e9qe","properties":{"formattedCitation":"(Hartl et al., 1997)","plainCitation":"(Hartl et al., 1997)","noteIndex":0},"citationItems":[{"id":5809,"uris":["http://zotero.org/users/10196124/items/49XHUMQQ"],"itemData":{"id":5809,"type":"book","publisher":"Sinauer associates Sunderland, MA","title":"Principles of population genetics","volume":"116","author":[{"family":"Hartl","given":"Daniel L."},{"family":"Clark","given":"Andrew G."},{"family":"Clark","given":"Andrew G."}],"issued":{"date-parts":[["1997"]]},"citation-key":"hartlPrinciplesPopulationGenetics1997"}}],"schema":"https://github.com/citation-style-language/schema/raw/master/csl-citation.json"} </w:instrText>
      </w:r>
      <w:r w:rsidR="00FE63ED" w:rsidRPr="005D5FDD">
        <w:fldChar w:fldCharType="separate"/>
      </w:r>
      <w:r w:rsidR="00FE63ED" w:rsidRPr="005D5FDD">
        <w:t>(Hartl et al., 1997)</w:t>
      </w:r>
      <w:r w:rsidR="00FE63ED" w:rsidRPr="005D5FDD">
        <w:fldChar w:fldCharType="end"/>
      </w:r>
      <w:r w:rsidRPr="005D5FDD">
        <w:t>, especially given the speed of calculation and ease with which comparisons can be made across samples and genomic location</w:t>
      </w:r>
      <w:r w:rsidR="00FE63ED" w:rsidRPr="005D5FDD">
        <w:t>s.</w:t>
      </w:r>
    </w:p>
    <w:p w14:paraId="00000011" w14:textId="11D2F6E0" w:rsidR="00323B25" w:rsidRPr="005D5FDD" w:rsidRDefault="00BB75FE">
      <w:pPr>
        <w:spacing w:before="200" w:after="0"/>
      </w:pPr>
      <w:r w:rsidRPr="005D5FDD">
        <w:lastRenderedPageBreak/>
        <w:t xml:space="preserve">While </w:t>
      </w:r>
      <w:r w:rsidR="00442A57" w:rsidRPr="005D5FDD">
        <w:rPr>
          <w:i/>
          <w:iCs/>
          <w:color w:val="0000FF"/>
        </w:rPr>
        <w:t xml:space="preserve">S </w:t>
      </w:r>
      <w:r w:rsidRPr="005D5FDD">
        <w:t xml:space="preserve">is well-defined mathematically </w:t>
      </w:r>
      <w:r w:rsidRPr="005D5FDD">
        <w:fldChar w:fldCharType="begin"/>
      </w:r>
      <w:r w:rsidRPr="005D5FDD">
        <w:instrText xml:space="preserve"> ADDIN ZOTERO_ITEM CSL_CITATION {"citationID":"VXxCktYx","properties":{"formattedCitation":"(Fu, 2022)","plainCitation":"(Fu, 2022)","noteIndex":0},"citationItems":[{"id":5810,"uris":["http://zotero.org/users/10196124/items/3DTCEX4T"],"itemData":{"id":5810,"type":"article-journal","abstract":"Each mutation in a population sample of DNA sequences can be classified by the number of sequences that inherit the mutant nucleotide, the resulting frequencies are known as mutations of different sizes or site frequency spectrum. Many summary statistics can be defined as a linear function of these frequencies. A flexible class of such linear summary statistics is explored analytically in this paper which include several well-known quantities, such as the number of segregating sizes and the mean number of nucleotide differences between two sequences. Some asymptotic variances and covariances are obtained while the analytical formulas for the variances and covariances of nine such linear summary statistics are derived, most of which are unknown to date. This study not only provides some theoretical foundations for exploring linear summary statistics, but also provides some newlinear summary statistics that may be utilized for analyzing sample polymorphism. Furthermore it is showed that a newly developed linear summary statistics has a smaller variance almost uniformly than Watterson’s estimator, and that a class of linear summary statistics given too heavy weights on mutations of smaller sizes result in asymptotically non-zero variance.","container-title":"Theoretical Population Biology","DOI":"10.1016/j.tpb.2022.03.005","ISSN":"0040-5809","journalAbbreviation":"Theoretical Population Biology","page":"95-108","title":"Variances and covariances of linear summary statistics of segregating sites","volume":"145","author":[{"family":"Fu","given":"Yun-Xin"}],"issued":{"date-parts":[["2022",6,1]]},"citation-key":"fuVariancesCovariancesLinear2022"}}],"schema":"https://github.com/citation-style-language/schema/raw/master/csl-citation.json"} </w:instrText>
      </w:r>
      <w:r w:rsidRPr="005D5FDD">
        <w:fldChar w:fldCharType="separate"/>
      </w:r>
      <w:r w:rsidRPr="005D5FDD">
        <w:t>(Fu, 2022)</w:t>
      </w:r>
      <w:r w:rsidRPr="005D5FDD">
        <w:fldChar w:fldCharType="end"/>
      </w:r>
      <w:r w:rsidRPr="005D5FDD">
        <w:t xml:space="preserve">, it is not without problems. </w:t>
      </w:r>
      <w:proofErr w:type="gramStart"/>
      <w:r w:rsidRPr="005D5FDD">
        <w:t>In particular, estimates</w:t>
      </w:r>
      <w:proofErr w:type="gramEnd"/>
      <w:r w:rsidRPr="005D5FDD">
        <w:t xml:space="preserve"> of the number of segregating sites per sample group </w:t>
      </w:r>
      <w:r w:rsidR="00824A2D" w:rsidRPr="005D5FDD">
        <w:t>will be</w:t>
      </w:r>
      <w:r w:rsidRPr="005D5FDD">
        <w:t xml:space="preserve"> biased whenever sample sizes are not equal across the</w:t>
      </w:r>
      <w:r w:rsidR="00824A2D" w:rsidRPr="005D5FDD">
        <w:t xml:space="preserve"> sample groups</w:t>
      </w:r>
      <w:r w:rsidRPr="005D5FDD">
        <w:t xml:space="preserve"> under comparison at all loci</w:t>
      </w:r>
      <w:r w:rsidR="00824A2D" w:rsidRPr="005D5FDD">
        <w:t>.</w:t>
      </w:r>
      <w:r w:rsidRPr="005D5FDD">
        <w:t xml:space="preserve"> </w:t>
      </w:r>
      <w:r w:rsidR="00EF073C" w:rsidRPr="005D5FDD">
        <w:t>Specifically, s</w:t>
      </w:r>
      <w:r w:rsidR="00824A2D" w:rsidRPr="005D5FDD">
        <w:t>ample groups with large</w:t>
      </w:r>
      <w:ins w:id="67" w:author="Christie, Mark R" w:date="2024-09-03T22:33:00Z" w16du:dateUtc="2024-09-04T02:33:00Z">
        <w:r w:rsidR="00E17281">
          <w:t xml:space="preserve"> numbers of</w:t>
        </w:r>
      </w:ins>
      <w:r w:rsidR="00824A2D" w:rsidRPr="005D5FDD">
        <w:t xml:space="preserve"> </w:t>
      </w:r>
      <w:r w:rsidR="00EF073C" w:rsidRPr="005D5FDD">
        <w:t>samples will tend to have</w:t>
      </w:r>
      <w:r w:rsidR="00A17200" w:rsidRPr="005D5FDD">
        <w:t xml:space="preserve"> a</w:t>
      </w:r>
      <w:r w:rsidR="00EF073C" w:rsidRPr="005D5FDD">
        <w:t xml:space="preserve"> higher number of segregating sites, since l</w:t>
      </w:r>
      <w:r w:rsidRPr="005D5FDD">
        <w:t>ow</w:t>
      </w:r>
      <w:r w:rsidR="007D5471" w:rsidRPr="005D5FDD">
        <w:t>-</w:t>
      </w:r>
      <w:r w:rsidRPr="005D5FDD">
        <w:t>frequenc</w:t>
      </w:r>
      <w:r w:rsidR="007D5471" w:rsidRPr="005D5FDD">
        <w:t>y</w:t>
      </w:r>
      <w:r w:rsidRPr="005D5FDD">
        <w:t xml:space="preserve"> variants </w:t>
      </w:r>
      <w:r w:rsidR="00824A2D" w:rsidRPr="005D5FDD">
        <w:t>will</w:t>
      </w:r>
      <w:r w:rsidRPr="005D5FDD">
        <w:t xml:space="preserve"> be observed</w:t>
      </w:r>
      <w:r w:rsidR="00824A2D" w:rsidRPr="005D5FDD">
        <w:t xml:space="preserve"> on average much more frequently</w:t>
      </w:r>
      <w:r w:rsidRPr="005D5FDD">
        <w:t xml:space="preserve"> in sample groups with more sequenced gene copies than in those with few</w:t>
      </w:r>
      <w:r w:rsidR="007D5471" w:rsidRPr="005D5FDD">
        <w:t>er</w:t>
      </w:r>
      <w:r w:rsidRPr="005D5FDD">
        <w:t>. This</w:t>
      </w:r>
      <w:r w:rsidR="007D5471" w:rsidRPr="005D5FDD">
        <w:t xml:space="preserve"> bias</w:t>
      </w:r>
      <w:r w:rsidRPr="005D5FDD">
        <w:t xml:space="preserve"> can occur either because of unequal numbers of individuals among sample groups or due to unequal proportions of missing data. This problem also affects estimates of allele counts per locus and private alleles, but corrections for both</w:t>
      </w:r>
      <w:r w:rsidR="007D5471" w:rsidRPr="005D5FDD">
        <w:t xml:space="preserve"> of those estimators</w:t>
      </w:r>
      <w:r w:rsidRPr="005D5FDD">
        <w:t xml:space="preserve"> which use rarefaction to estimate those parameters under a common sample size are well developed</w:t>
      </w:r>
      <w:r w:rsidR="00EB2B7E" w:rsidRPr="005D5FDD">
        <w:t xml:space="preserve"> </w:t>
      </w:r>
      <w:r w:rsidR="00EB2B7E" w:rsidRPr="005D5FDD">
        <w:fldChar w:fldCharType="begin"/>
      </w:r>
      <w:r w:rsidR="00F53F78" w:rsidRPr="005D5FDD">
        <w:instrText xml:space="preserve"> ADDIN ZOTERO_ITEM CSL_CITATION {"citationID":"PFq7Xmfn","properties":{"formattedCitation":"(Kalinowski, 2004)","plainCitation":"(Kalinowski, 2004)","noteIndex":0},"citationItems":[{"id":5576,"uris":["http://zotero.org/users/10196124/items/X7KE9756"],"itemData":{"id":5576,"type":"article-journal","abstract":"The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F53F78" w:rsidRPr="005D5FDD">
        <w:t>(Kalinowski, 2004)</w:t>
      </w:r>
      <w:r w:rsidR="00EB2B7E" w:rsidRPr="005D5FDD">
        <w:fldChar w:fldCharType="end"/>
      </w:r>
      <w:r w:rsidRPr="005D5FDD">
        <w:t>.</w:t>
      </w:r>
    </w:p>
    <w:p w14:paraId="6F7AF540" w14:textId="54AF18A1" w:rsidR="00BB453B" w:rsidRDefault="0061304A" w:rsidP="0061304A">
      <w:pPr>
        <w:spacing w:before="200" w:after="0"/>
        <w:rPr>
          <w:color w:val="0000FF"/>
        </w:rPr>
      </w:pPr>
      <w:commentRangeStart w:id="68"/>
      <w:r w:rsidRPr="005D5FDD">
        <w:rPr>
          <w:color w:val="0000FF"/>
        </w:rPr>
        <w:t xml:space="preserve">This is problematic given </w:t>
      </w:r>
      <w:commentRangeEnd w:id="68"/>
      <w:r w:rsidR="00B45C01">
        <w:rPr>
          <w:rStyle w:val="CommentReference"/>
        </w:rPr>
        <w:commentReference w:id="68"/>
      </w:r>
      <w:ins w:id="69" w:author="Christie, Mark R" w:date="2024-09-03T22:16:00Z" w16du:dateUtc="2024-09-04T02:16:00Z">
        <w:r w:rsidR="00B45C01">
          <w:rPr>
            <w:color w:val="0000FF"/>
          </w:rPr>
          <w:t xml:space="preserve"> The bias in </w:t>
        </w:r>
        <w:r w:rsidR="00B45C01" w:rsidRPr="00B45C01">
          <w:rPr>
            <w:i/>
            <w:iCs/>
            <w:color w:val="0000FF"/>
          </w:rPr>
          <w:t>S</w:t>
        </w:r>
      </w:ins>
      <w:ins w:id="70" w:author="Christie, Mark R" w:date="2024-09-03T22:17:00Z" w16du:dateUtc="2024-09-04T02:17:00Z">
        <w:r w:rsidR="00B45C01">
          <w:rPr>
            <w:color w:val="0000FF"/>
          </w:rPr>
          <w:t xml:space="preserve"> that can occur due to unequal sample sizes or varying amounts of missing data is problematic given</w:t>
        </w:r>
      </w:ins>
      <w:ins w:id="71" w:author="Christie, Mark R" w:date="2024-09-03T22:16:00Z" w16du:dateUtc="2024-09-04T02:16:00Z">
        <w:r w:rsidR="00B45C01">
          <w:rPr>
            <w:color w:val="0000FF"/>
          </w:rPr>
          <w:t xml:space="preserve"> </w:t>
        </w:r>
      </w:ins>
      <w:r w:rsidRPr="00B45C01">
        <w:rPr>
          <w:color w:val="0000FF"/>
        </w:rPr>
        <w:t>that</w:t>
      </w:r>
      <w:r w:rsidRPr="005D5FDD">
        <w:rPr>
          <w:color w:val="0000FF"/>
        </w:rPr>
        <w:t xml:space="preserve"> o</w:t>
      </w:r>
      <w:r w:rsidR="000B1D5F" w:rsidRPr="005D5FDD">
        <w:rPr>
          <w:color w:val="0000FF"/>
        </w:rPr>
        <w:t xml:space="preserve">ne of the core uses of the parameter </w:t>
      </w:r>
      <w:r w:rsidR="000B1D5F" w:rsidRPr="005D5FDD">
        <w:rPr>
          <w:i/>
          <w:iCs/>
          <w:color w:val="0000FF"/>
        </w:rPr>
        <w:t xml:space="preserve">S </w:t>
      </w:r>
      <w:r w:rsidR="000B1D5F" w:rsidRPr="005D5FDD">
        <w:rPr>
          <w:color w:val="0000FF"/>
        </w:rPr>
        <w:t>is in estimating θ</w:t>
      </w:r>
      <w:r w:rsidR="000E5564" w:rsidRPr="005D5FDD">
        <w:rPr>
          <w:color w:val="0000FF"/>
        </w:rPr>
        <w:t>, the mutation-rate scaled effective population size of a population</w:t>
      </w:r>
      <w:del w:id="72" w:author="Christie, Mark R" w:date="2024-09-03T22:26:00Z" w16du:dateUtc="2024-09-04T02:26:00Z">
        <w:r w:rsidR="000E5564" w:rsidRPr="005D5FDD" w:rsidDel="005E07C2">
          <w:rPr>
            <w:color w:val="0000FF"/>
          </w:rPr>
          <w:delText xml:space="preserve"> size under</w:delText>
        </w:r>
      </w:del>
      <w:ins w:id="73" w:author="Christie, Mark R" w:date="2024-09-03T22:26:00Z" w16du:dateUtc="2024-09-04T02:26:00Z">
        <w:r w:rsidR="005E07C2">
          <w:rPr>
            <w:color w:val="0000FF"/>
          </w:rPr>
          <w:t xml:space="preserve"> in</w:t>
        </w:r>
      </w:ins>
      <w:r w:rsidR="000E5564" w:rsidRPr="005D5FDD">
        <w:rPr>
          <w:color w:val="0000FF"/>
        </w:rPr>
        <w:t xml:space="preserve"> mutation-drift equilibrium</w:t>
      </w:r>
      <w:r w:rsidR="004A6181" w:rsidRPr="005D5FDD">
        <w:rPr>
          <w:color w:val="0000FF"/>
        </w:rPr>
        <w:t xml:space="preserve"> </w:t>
      </w:r>
      <w:r w:rsidR="004A6181" w:rsidRPr="005D5FDD">
        <w:rPr>
          <w:color w:val="0000FF"/>
        </w:rPr>
        <w:fldChar w:fldCharType="begin"/>
      </w:r>
      <w:r w:rsidR="004A6181" w:rsidRPr="005D5FDD">
        <w:rPr>
          <w:color w:val="0000FF"/>
        </w:rPr>
        <w:instrText xml:space="preserve"> ADDIN ZOTERO_ITEM CSL_CITATION {"citationID":"W5wHd1HU","properties":{"formattedCitation":"(Wang, 2005)","plainCitation":"(Wang, 2005)","noteIndex":0},"citationItems":[{"id":5822,"uris":["http://zotero.org/users/10196124/items/EZ3T5CTE"],"itemData":{"id":5822,"type":"article-journal","container-title":"Philosophical Transactions of the Royal Society B: Biological Sciences","DOI":"10.1098/rstb.2005.1682","issue":"1459","journalAbbreviation":"Philosophical Transactions of the Royal Society B: Biological Sciences","note":"publisher: Royal Society","page":"1395-1409","title":"Estimation of effective population sizes from data on genetic markers","volume":"360","author":[{"family":"Wang","given":"Jinliang"}],"issued":{"date-parts":[["2005",7,13]]},"citation-key":"wangEstimationEffectivePopulation2005"}}],"schema":"https://github.com/citation-style-language/schema/raw/master/csl-citation.json"} </w:instrText>
      </w:r>
      <w:r w:rsidR="004A6181" w:rsidRPr="005D5FDD">
        <w:rPr>
          <w:color w:val="0000FF"/>
        </w:rPr>
        <w:fldChar w:fldCharType="separate"/>
      </w:r>
      <w:r w:rsidR="004A6181" w:rsidRPr="005D5FDD">
        <w:rPr>
          <w:color w:val="0000FF"/>
        </w:rPr>
        <w:t>(Wang, 2005)</w:t>
      </w:r>
      <w:r w:rsidR="004A6181" w:rsidRPr="005D5FDD">
        <w:rPr>
          <w:color w:val="0000FF"/>
        </w:rPr>
        <w:fldChar w:fldCharType="end"/>
      </w:r>
      <w:r w:rsidR="000E5564" w:rsidRPr="005D5FDD">
        <w:rPr>
          <w:color w:val="0000FF"/>
        </w:rPr>
        <w:t xml:space="preserve">, equal to </w:t>
      </w:r>
      <m:oMath>
        <m:r>
          <w:rPr>
            <w:rFonts w:ascii="Cambria Math" w:hAnsi="Cambria Math"/>
            <w:color w:val="0000FF"/>
          </w:rPr>
          <m:t>4</m:t>
        </m:r>
        <m:sSub>
          <m:sSubPr>
            <m:ctrlPr>
              <w:rPr>
                <w:rFonts w:ascii="Cambria Math" w:hAnsi="Cambria Math"/>
                <w:i/>
                <w:color w:val="0000FF"/>
              </w:rPr>
            </m:ctrlPr>
          </m:sSubPr>
          <m:e>
            <m:r>
              <w:rPr>
                <w:rFonts w:ascii="Cambria Math" w:hAnsi="Cambria Math"/>
                <w:color w:val="0000FF"/>
              </w:rPr>
              <m:t>N</m:t>
            </m:r>
          </m:e>
          <m:sub>
            <m:r>
              <w:rPr>
                <w:rFonts w:ascii="Cambria Math" w:hAnsi="Cambria Math"/>
                <w:color w:val="0000FF"/>
              </w:rPr>
              <m:t>e</m:t>
            </m:r>
          </m:sub>
        </m:sSub>
        <m:r>
          <w:rPr>
            <w:rFonts w:ascii="Cambria Math" w:hAnsi="Cambria Math"/>
            <w:color w:val="0000FF"/>
          </w:rPr>
          <m:t>μ</m:t>
        </m:r>
      </m:oMath>
      <w:r w:rsidR="000E5564" w:rsidRPr="005D5FDD">
        <w:rPr>
          <w:color w:val="0000FF"/>
        </w:rPr>
        <w:t xml:space="preserve"> in diploid populations. There are several measures of θ</w:t>
      </w:r>
      <w:r w:rsidR="0096523D" w:rsidRPr="005D5FDD">
        <w:rPr>
          <w:color w:val="0000FF"/>
        </w:rPr>
        <w:t>, all of which measure genetic diversity for loci in a population</w:t>
      </w:r>
      <w:r w:rsidRPr="005D5FDD">
        <w:rPr>
          <w:color w:val="0000FF"/>
        </w:rPr>
        <w:t>, such as</w:t>
      </w:r>
      <w:r w:rsidR="000E5564" w:rsidRPr="005D5FDD">
        <w:rPr>
          <w:color w:val="0000FF"/>
        </w:rPr>
        <w:t xml:space="preserve"> the average number of pairwise differences between haplotypes</w:t>
      </w:r>
      <w:r w:rsidR="0096523D" w:rsidRPr="005D5FDD">
        <w:rPr>
          <w:color w:val="0000FF"/>
        </w:rPr>
        <w:t xml:space="preserve">, </w:t>
      </w:r>
      <w:r w:rsidR="000E5564" w:rsidRPr="005D5FDD">
        <w:rPr>
          <w:color w:val="0000FF"/>
        </w:rPr>
        <w:t xml:space="preserve">as in the above mentioned Tajima’s </w:t>
      </w:r>
      <w:r w:rsidR="004A6181" w:rsidRPr="005D5FDD">
        <w:rPr>
          <w:color w:val="0000FF"/>
        </w:rPr>
        <w:t>θ</w:t>
      </w:r>
      <w:r w:rsidR="000E5564" w:rsidRPr="005D5FDD">
        <w:rPr>
          <w:color w:val="0000FF"/>
        </w:rPr>
        <w:t xml:space="preserve"> </w:t>
      </w:r>
      <w:r w:rsidR="0096523D" w:rsidRPr="005D5FDD">
        <w:rPr>
          <w:color w:val="0000FF"/>
        </w:rPr>
        <w:fldChar w:fldCharType="begin"/>
      </w:r>
      <w:r w:rsidR="0096523D" w:rsidRPr="005D5FDD">
        <w:rPr>
          <w:color w:val="0000FF"/>
        </w:rPr>
        <w:instrText xml:space="preserve"> ADDIN ZOTERO_ITEM CSL_CITATION {"citationID":"uGA3JGdJ","properties":{"formattedCitation":"(Tajima,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96523D" w:rsidRPr="005D5FDD">
        <w:rPr>
          <w:color w:val="0000FF"/>
        </w:rPr>
        <w:fldChar w:fldCharType="separate"/>
      </w:r>
      <w:r w:rsidR="0096523D" w:rsidRPr="005D5FDD">
        <w:rPr>
          <w:color w:val="0000FF"/>
        </w:rPr>
        <w:t>(Tajima, 1989)</w:t>
      </w:r>
      <w:r w:rsidR="0096523D" w:rsidRPr="005D5FDD">
        <w:rPr>
          <w:color w:val="0000FF"/>
        </w:rPr>
        <w:fldChar w:fldCharType="end"/>
      </w:r>
      <w:r w:rsidR="000E5564" w:rsidRPr="005D5FDD">
        <w:rPr>
          <w:color w:val="0000FF"/>
        </w:rPr>
        <w:t>,</w:t>
      </w:r>
      <w:r w:rsidR="0096523D" w:rsidRPr="005D5FDD">
        <w:rPr>
          <w:color w:val="0000FF"/>
        </w:rPr>
        <w:t xml:space="preserve"> </w:t>
      </w:r>
      <w:r w:rsidR="000E5564" w:rsidRPr="005D5FDD">
        <w:rPr>
          <w:color w:val="0000FF"/>
        </w:rPr>
        <w:t xml:space="preserve"> </w:t>
      </w:r>
      <w:r w:rsidR="0096523D" w:rsidRPr="005D5FDD">
        <w:rPr>
          <w:color w:val="0000FF"/>
        </w:rPr>
        <w:t xml:space="preserve">the number of different haplotypes, and </w:t>
      </w:r>
      <w:r w:rsidR="0096523D" w:rsidRPr="005D5FDD">
        <w:rPr>
          <w:i/>
          <w:iCs/>
          <w:color w:val="0000FF"/>
        </w:rPr>
        <w:t>S</w:t>
      </w:r>
      <w:r w:rsidR="0096523D" w:rsidRPr="005D5FDD">
        <w:rPr>
          <w:color w:val="0000FF"/>
        </w:rPr>
        <w:t xml:space="preserve">. </w:t>
      </w:r>
      <w:r w:rsidR="00BB453B">
        <w:rPr>
          <w:color w:val="0000FF"/>
        </w:rPr>
        <w:t xml:space="preserve">All θ estimators </w:t>
      </w:r>
      <w:commentRangeStart w:id="74"/>
      <w:r w:rsidR="00BB453B">
        <w:rPr>
          <w:color w:val="0000FF"/>
        </w:rPr>
        <w:t xml:space="preserve">(and </w:t>
      </w:r>
      <w:r w:rsidR="00BB453B">
        <w:rPr>
          <w:i/>
          <w:iCs/>
          <w:color w:val="0000FF"/>
        </w:rPr>
        <w:t>S</w:t>
      </w:r>
      <w:r w:rsidR="00BB453B">
        <w:rPr>
          <w:color w:val="0000FF"/>
        </w:rPr>
        <w:t xml:space="preserve">) </w:t>
      </w:r>
      <w:commentRangeEnd w:id="74"/>
      <w:r w:rsidR="00B45C01">
        <w:rPr>
          <w:rStyle w:val="CommentReference"/>
        </w:rPr>
        <w:commentReference w:id="74"/>
      </w:r>
      <w:r w:rsidR="00BB453B">
        <w:rPr>
          <w:color w:val="0000FF"/>
        </w:rPr>
        <w:t xml:space="preserve">are essentially descriptors of and can be calculated from the site frequency spectra (SFS), and are thus particularly useful for developing tests of neutrality and detecting evolutionary and demographic processes which shape the </w:t>
      </w:r>
      <w:r w:rsidR="00BB453B" w:rsidRPr="00BB453B">
        <w:rPr>
          <w:color w:val="0000FF"/>
        </w:rPr>
        <w:t xml:space="preserve">SFS </w:t>
      </w:r>
      <w:r w:rsidR="00BB453B" w:rsidRPr="00BB453B">
        <w:rPr>
          <w:color w:val="0000FF"/>
        </w:rPr>
        <w:fldChar w:fldCharType="begin"/>
      </w:r>
      <w:r w:rsidR="00BB453B" w:rsidRPr="00BB453B">
        <w:rPr>
          <w:color w:val="0000FF"/>
        </w:rPr>
        <w:instrText xml:space="preserve"> ADDIN ZOTERO_ITEM CSL_CITATION {"citationID":"MLPviV04","properties":{"formattedCitation":"(Achaz, 2009)","plainCitation":"(Achaz, 2009)","noteIndex":0},"citationItems":[{"id":5820,"uris":["http://zotero.org/users/10196124/items/RLKPNMJZ"],"itemData":{"id":5820,"type":"article-journal","abstract":"Neutrality tests based on the frequency spectrum (e.g., Tajima's D or Fu and Li's F) are commonly used by population geneticists as routine tests to assess the goodness-of-fit of the standard neutral model on their data sets. Here, I show that these neutrality tests are specific instances of a general model that encompasses them all. I illustrate how this general framework can be taken advantage of to devise new more powerful tests that better detect deviations from the standard model. Finally, I exemplify the usefulness of the framework on SNP data by showing how it supports the selection hypothesis in the lactase human gene by overcoming the ascertainment bias. The framework presented here paves the way for constructing novel tests optimized for specific violations of the standard model that ultimately will help to unravel scenarios of evolution.","container-title":"Genetics","DOI":"10.1534/genetics.109.104042","ISSN":"1943-2631","issue":"1","journalAbbreviation":"Genetics","page":"249-258","title":"Frequency Spectrum Neutrality Tests: One for All and All for One","volume":"183","author":[{"family":"Achaz","given":"Guillaume"}],"issued":{"date-parts":[["2009",9,1]]},"citation-key":"achazFrequencySpectrumNeutrality2009"}}],"schema":"https://github.com/citation-style-language/schema/raw/master/csl-citation.json"} </w:instrText>
      </w:r>
      <w:r w:rsidR="00BB453B" w:rsidRPr="00BB453B">
        <w:rPr>
          <w:color w:val="0000FF"/>
        </w:rPr>
        <w:fldChar w:fldCharType="separate"/>
      </w:r>
      <w:r w:rsidR="00BB453B" w:rsidRPr="00BB453B">
        <w:rPr>
          <w:color w:val="0000FF"/>
        </w:rPr>
        <w:t>(Achaz, 2009)</w:t>
      </w:r>
      <w:r w:rsidR="00BB453B" w:rsidRPr="00BB453B">
        <w:rPr>
          <w:color w:val="0000FF"/>
        </w:rPr>
        <w:fldChar w:fldCharType="end"/>
      </w:r>
      <w:r w:rsidR="00BB453B">
        <w:rPr>
          <w:color w:val="0000FF"/>
        </w:rPr>
        <w:t xml:space="preserve">. A </w:t>
      </w:r>
      <w:del w:id="75" w:author="Christie, Mark R" w:date="2024-09-03T22:20:00Z" w16du:dateUtc="2024-09-04T02:20:00Z">
        <w:r w:rsidR="00BB453B" w:rsidDel="00B45C01">
          <w:rPr>
            <w:color w:val="0000FF"/>
          </w:rPr>
          <w:delText>great deal of work on developing</w:delText>
        </w:r>
      </w:del>
      <w:ins w:id="76" w:author="Christie, Mark R" w:date="2024-09-03T22:20:00Z" w16du:dateUtc="2024-09-04T02:20:00Z">
        <w:r w:rsidR="00B45C01">
          <w:rPr>
            <w:color w:val="0000FF"/>
          </w:rPr>
          <w:t>more detailed exploration of</w:t>
        </w:r>
      </w:ins>
      <w:r w:rsidR="00BB453B">
        <w:rPr>
          <w:color w:val="0000FF"/>
        </w:rPr>
        <w:t xml:space="preserve"> θ estimators</w:t>
      </w:r>
      <w:ins w:id="77" w:author="Christie, Mark R" w:date="2024-09-03T22:20:00Z" w16du:dateUtc="2024-09-04T02:20:00Z">
        <w:r w:rsidR="00B45C01">
          <w:rPr>
            <w:color w:val="0000FF"/>
          </w:rPr>
          <w:t>,</w:t>
        </w:r>
      </w:ins>
      <w:r w:rsidR="00BB453B">
        <w:rPr>
          <w:color w:val="0000FF"/>
        </w:rPr>
        <w:t xml:space="preserve"> and tests derived from them,</w:t>
      </w:r>
      <w:ins w:id="78" w:author="Christie, Mark R" w:date="2024-09-03T22:20:00Z" w16du:dateUtc="2024-09-04T02:20:00Z">
        <w:r w:rsidR="00B45C01" w:rsidDel="00B45C01">
          <w:rPr>
            <w:color w:val="0000FF"/>
          </w:rPr>
          <w:t xml:space="preserve"> </w:t>
        </w:r>
      </w:ins>
      <w:del w:id="79" w:author="Christie, Mark R" w:date="2024-09-03T22:20:00Z" w16du:dateUtc="2024-09-04T02:20:00Z">
        <w:r w:rsidR="00BB453B" w:rsidDel="00B45C01">
          <w:rPr>
            <w:color w:val="0000FF"/>
          </w:rPr>
          <w:delText xml:space="preserve"> well beyond what can be succinctly de</w:delText>
        </w:r>
        <w:r w:rsidR="00BB453B" w:rsidRPr="00BB453B" w:rsidDel="00B45C01">
          <w:rPr>
            <w:color w:val="0000FF"/>
          </w:rPr>
          <w:delText>scribed here</w:delText>
        </w:r>
      </w:del>
      <w:del w:id="80" w:author="Christie, Mark R" w:date="2024-09-03T22:19:00Z" w16du:dateUtc="2024-09-04T02:19:00Z">
        <w:r w:rsidR="00BB453B" w:rsidRPr="00BB453B" w:rsidDel="00B45C01">
          <w:rPr>
            <w:color w:val="0000FF"/>
          </w:rPr>
          <w:delText xml:space="preserve"> (see </w:delText>
        </w:r>
      </w:del>
      <w:ins w:id="81" w:author="Christie, Mark R" w:date="2024-09-03T22:19:00Z" w16du:dateUtc="2024-09-04T02:19:00Z">
        <w:r w:rsidR="00B45C01">
          <w:rPr>
            <w:color w:val="0000FF"/>
          </w:rPr>
          <w:t xml:space="preserve">can be found in </w:t>
        </w:r>
      </w:ins>
      <w:r w:rsidR="00BB453B" w:rsidRPr="00BB453B">
        <w:rPr>
          <w:color w:val="0000FF"/>
        </w:rPr>
        <w:fldChar w:fldCharType="begin"/>
      </w:r>
      <w:r w:rsidR="00FF28C5">
        <w:rPr>
          <w:color w:val="0000FF"/>
        </w:rPr>
        <w:instrText xml:space="preserve"> ADDIN ZOTERO_ITEM CSL_CITATION {"citationID":"7CaLn7u0","properties":{"formattedCitation":"(Achaz, 2009; Wang, 2005)","plainCitation":"(Achaz, 2009; Wang, 2005)","dontUpdate":true,"noteIndex":0},"citationItems":[{"id":5820,"uris":["http://zotero.org/users/10196124/items/RLKPNMJZ"],"itemData":{"id":5820,"type":"article-journal","abstract":"Neutrality tests based on the frequency spectrum (e.g., Tajima's D or Fu and Li's F) are commonly used by population geneticists as routine tests to assess the goodness-of-fit of the standard neutral model on their data sets. Here, I show that these neutrality tests are specific instances of a general model that encompasses them all. I illustrate how this general framework can be taken advantage of to devise new more powerful tests that better detect deviations from the standard model. Finally, I exemplify the usefulness of the framework on SNP data by showing how it supports the selection hypothesis in the lactase human gene by overcoming the ascertainment bias. The framework presented here paves the way for constructing novel tests optimized for specific violations of the standard model that ultimately will help to unravel scenarios of evolution.","container-title":"Genetics","DOI":"10.1534/genetics.109.104042","ISSN":"1943-2631","issue":"1","journalAbbreviation":"Genetics","page":"249-258","title":"Frequency Spectrum Neutrality Tests: One for All and All for One","volume":"183","author":[{"family":"Achaz","given":"Guillaume"}],"issued":{"date-parts":[["2009",9,1]]},"citation-key":"achazFrequencySpectrumNeutrality2009"}},{"id":5822,"uris":["http://zotero.org/users/10196124/items/EZ3T5CTE"],"itemData":{"id":5822,"type":"article-journal","container-title":"Philosophical Transactions of the Royal Society B: Biological Sciences","DOI":"10.1098/rstb.2005.1682","issue":"1459","journalAbbreviation":"Philosophical Transactions of the Royal Society B: Biological Sciences","note":"publisher: Royal Society","page":"1395-1409","title":"Estimation of effective population sizes from data on genetic markers","volume":"360","author":[{"family":"Wang","given":"Jinliang"}],"issued":{"date-parts":[["2005",7,13]]},"citation-key":"wangEstimationEffectivePopulation2005"}}],"schema":"https://github.com/citation-style-language/schema/raw/master/csl-citation.json"} </w:instrText>
      </w:r>
      <w:r w:rsidR="00BB453B" w:rsidRPr="00BB453B">
        <w:rPr>
          <w:color w:val="0000FF"/>
        </w:rPr>
        <w:fldChar w:fldCharType="separate"/>
      </w:r>
      <w:r w:rsidR="00BB453B" w:rsidRPr="00BB453B">
        <w:rPr>
          <w:color w:val="0000FF"/>
        </w:rPr>
        <w:t>Achaz, 2009 and Wang, 2005)</w:t>
      </w:r>
      <w:r w:rsidR="00BB453B" w:rsidRPr="00BB453B">
        <w:rPr>
          <w:color w:val="0000FF"/>
        </w:rPr>
        <w:fldChar w:fldCharType="end"/>
      </w:r>
      <w:r w:rsidR="00BB453B">
        <w:rPr>
          <w:color w:val="0000FF"/>
        </w:rPr>
        <w:t xml:space="preserve">. </w:t>
      </w:r>
    </w:p>
    <w:p w14:paraId="31942D96" w14:textId="3AE40A92" w:rsidR="00442A57" w:rsidRPr="005D5FDD" w:rsidRDefault="00442A57" w:rsidP="00BB453B">
      <w:pPr>
        <w:spacing w:before="200" w:after="0"/>
        <w:rPr>
          <w:color w:val="0000FF"/>
        </w:rPr>
      </w:pPr>
      <w:r w:rsidRPr="005D5FDD">
        <w:rPr>
          <w:color w:val="0000FF"/>
        </w:rPr>
        <w:lastRenderedPageBreak/>
        <w:t xml:space="preserve">Watterson’s </w:t>
      </w:r>
      <w:r w:rsidR="000B1D5F" w:rsidRPr="005D5FDD">
        <w:rPr>
          <w:color w:val="0000FF"/>
        </w:rPr>
        <w:t>θ</w:t>
      </w:r>
      <w:r w:rsidRPr="005D5FDD">
        <w:rPr>
          <w:color w:val="0000FF"/>
        </w:rPr>
        <w:t xml:space="preserve"> </w:t>
      </w:r>
      <w:r w:rsidR="00BB453B">
        <w:rPr>
          <w:color w:val="0000FF"/>
        </w:rPr>
        <w:t xml:space="preserve">however, is particularly relevant in discussions of </w:t>
      </w:r>
      <w:r w:rsidR="00BB453B">
        <w:rPr>
          <w:i/>
          <w:iCs/>
          <w:color w:val="0000FF"/>
        </w:rPr>
        <w:t xml:space="preserve">S. </w:t>
      </w:r>
      <w:r w:rsidR="00BB453B">
        <w:rPr>
          <w:color w:val="0000FF"/>
        </w:rPr>
        <w:t xml:space="preserve">It </w:t>
      </w:r>
      <w:r w:rsidR="0096523D" w:rsidRPr="005D5FDD">
        <w:rPr>
          <w:color w:val="0000FF"/>
        </w:rPr>
        <w:t>is an estimator</w:t>
      </w:r>
      <w:ins w:id="82" w:author="Christie, Mark R" w:date="2024-09-03T22:35:00Z" w16du:dateUtc="2024-09-04T02:35:00Z">
        <w:r w:rsidR="00E17281">
          <w:rPr>
            <w:color w:val="0000FF"/>
          </w:rPr>
          <w:t xml:space="preserve"> </w:t>
        </w:r>
      </w:ins>
      <w:del w:id="83" w:author="Christie, Mark R" w:date="2024-09-03T22:35:00Z" w16du:dateUtc="2024-09-04T02:35:00Z">
        <w:r w:rsidR="0096523D" w:rsidRPr="005D5FDD" w:rsidDel="00E17281">
          <w:rPr>
            <w:color w:val="0000FF"/>
          </w:rPr>
          <w:delText xml:space="preserve"> of the latter form of θ</w:delText>
        </w:r>
        <w:r w:rsidR="00BB453B" w:rsidDel="00E17281">
          <w:rPr>
            <w:color w:val="0000FF"/>
          </w:rPr>
          <w:delText xml:space="preserve"> described above</w:delText>
        </w:r>
        <w:r w:rsidR="0096523D" w:rsidRPr="005D5FDD" w:rsidDel="00E17281">
          <w:rPr>
            <w:color w:val="0000FF"/>
          </w:rPr>
          <w:delText>,</w:delText>
        </w:r>
        <w:r w:rsidR="0061304A" w:rsidRPr="005D5FDD" w:rsidDel="00E17281">
          <w:rPr>
            <w:color w:val="0000FF"/>
          </w:rPr>
          <w:delText xml:space="preserve"> </w:delText>
        </w:r>
      </w:del>
      <w:r w:rsidR="0096523D" w:rsidRPr="005D5FDD">
        <w:rPr>
          <w:color w:val="0000FF"/>
        </w:rPr>
        <w:t xml:space="preserve">calculated by determining the expected value of </w:t>
      </w:r>
      <w:r w:rsidR="0096523D" w:rsidRPr="005D5FDD">
        <w:rPr>
          <w:i/>
          <w:iCs/>
          <w:color w:val="0000FF"/>
        </w:rPr>
        <w:t xml:space="preserve">S </w:t>
      </w:r>
      <w:r w:rsidR="0096523D" w:rsidRPr="005D5FDD">
        <w:rPr>
          <w:color w:val="0000FF"/>
        </w:rPr>
        <w:t xml:space="preserve">given a sample of </w:t>
      </w:r>
      <w:r w:rsidR="0096523D" w:rsidRPr="005D5FDD">
        <w:rPr>
          <w:i/>
          <w:iCs/>
          <w:color w:val="0000FF"/>
        </w:rPr>
        <w:t xml:space="preserve">K </w:t>
      </w:r>
      <w:r w:rsidR="0096523D" w:rsidRPr="005D5FDD">
        <w:rPr>
          <w:color w:val="0000FF"/>
        </w:rPr>
        <w:t>independent gene copies</w:t>
      </w:r>
      <w:r w:rsidR="004A6181" w:rsidRPr="005D5FDD">
        <w:rPr>
          <w:color w:val="0000FF"/>
        </w:rPr>
        <w:t xml:space="preserve"> with </w:t>
      </w:r>
      <w:r w:rsidR="004A6181" w:rsidRPr="005D5FDD">
        <w:rPr>
          <w:i/>
          <w:iCs/>
          <w:color w:val="0000FF"/>
        </w:rPr>
        <w:t>S</w:t>
      </w:r>
      <w:r w:rsidR="004A6181" w:rsidRPr="005D5FDD">
        <w:rPr>
          <w:color w:val="0000FF"/>
        </w:rPr>
        <w:t xml:space="preserve"> segregating sites</w:t>
      </w:r>
      <w:r w:rsidR="0096523D" w:rsidRPr="005D5FDD">
        <w:rPr>
          <w:color w:val="0000FF"/>
        </w:rPr>
        <w:t xml:space="preserve"> at a locus</w:t>
      </w:r>
      <w:r w:rsidR="004A6181" w:rsidRPr="005D5FDD">
        <w:rPr>
          <w:color w:val="0000FF"/>
        </w:rPr>
        <w:t xml:space="preserve"> with free recombination between loci at mutation-drift equilibrium </w:t>
      </w:r>
      <w:r w:rsidR="004A6181" w:rsidRPr="005D5FDD">
        <w:rPr>
          <w:color w:val="0000FF"/>
        </w:rPr>
        <w:fldChar w:fldCharType="begin"/>
      </w:r>
      <w:r w:rsidR="004A6181" w:rsidRPr="005D5FDD">
        <w:rPr>
          <w:color w:val="0000FF"/>
        </w:rPr>
        <w:instrText xml:space="preserve"> ADDIN ZOTERO_ITEM CSL_CITATION {"citationID":"kI47BiKE","properties":{"formattedCitation":"(Watterson,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4A6181" w:rsidRPr="005D5FDD">
        <w:rPr>
          <w:color w:val="0000FF"/>
        </w:rPr>
        <w:fldChar w:fldCharType="separate"/>
      </w:r>
      <w:r w:rsidR="004A6181" w:rsidRPr="005D5FDD">
        <w:rPr>
          <w:color w:val="0000FF"/>
        </w:rPr>
        <w:t>(Watterson, 1975)</w:t>
      </w:r>
      <w:r w:rsidR="004A6181" w:rsidRPr="005D5FDD">
        <w:rPr>
          <w:color w:val="0000FF"/>
        </w:rPr>
        <w:fldChar w:fldCharType="end"/>
      </w:r>
      <w:r w:rsidR="004A6181" w:rsidRPr="005D5FDD">
        <w:rPr>
          <w:color w:val="0000FF"/>
        </w:rPr>
        <w:t xml:space="preserve">. As such, Watterson’s θ already corrects </w:t>
      </w:r>
      <w:del w:id="84" w:author="Christie, Mark R" w:date="2024-09-03T22:36:00Z" w16du:dateUtc="2024-09-04T02:36:00Z">
        <w:r w:rsidR="004A6181" w:rsidRPr="005D5FDD" w:rsidDel="00AC54CE">
          <w:rPr>
            <w:color w:val="0000FF"/>
          </w:rPr>
          <w:delText xml:space="preserve">neatly </w:delText>
        </w:r>
      </w:del>
      <w:r w:rsidR="004A6181" w:rsidRPr="005D5FDD">
        <w:rPr>
          <w:color w:val="0000FF"/>
        </w:rPr>
        <w:t xml:space="preserve">for differences in sample sizes; however, </w:t>
      </w:r>
      <w:r w:rsidR="00791C33" w:rsidRPr="005D5FDD">
        <w:rPr>
          <w:color w:val="0000FF"/>
        </w:rPr>
        <w:t xml:space="preserve">the </w:t>
      </w:r>
      <w:r w:rsidR="004A6181" w:rsidRPr="005D5FDD">
        <w:rPr>
          <w:color w:val="0000FF"/>
        </w:rPr>
        <w:t>assumption of gene-copy independence</w:t>
      </w:r>
      <w:r w:rsidR="00791C33" w:rsidRPr="005D5FDD">
        <w:rPr>
          <w:color w:val="0000FF"/>
        </w:rPr>
        <w:t xml:space="preserve"> upon which Watterson’s θ depends</w:t>
      </w:r>
      <w:r w:rsidR="004A6181" w:rsidRPr="005D5FDD">
        <w:rPr>
          <w:color w:val="0000FF"/>
        </w:rPr>
        <w:t xml:space="preserve"> is not met whenever </w:t>
      </w:r>
      <w:r w:rsidR="00791C33" w:rsidRPr="005D5FDD">
        <w:rPr>
          <w:color w:val="0000FF"/>
        </w:rPr>
        <w:t>genotypes do not follow Hardy-Weinberg proportions (HWP) in a population</w:t>
      </w:r>
      <w:r w:rsidR="009D74B2" w:rsidRPr="005D5FDD">
        <w:rPr>
          <w:color w:val="0000FF"/>
        </w:rPr>
        <w:t>. This is a common scenario, particularly in managed populations or those of conservation concern where inbreeding may be common</w:t>
      </w:r>
      <w:r w:rsidR="00764231" w:rsidRPr="005D5FDD">
        <w:rPr>
          <w:color w:val="0000FF"/>
        </w:rPr>
        <w:t xml:space="preserve"> </w:t>
      </w:r>
      <w:r w:rsidR="00764231" w:rsidRPr="005D5FDD">
        <w:rPr>
          <w:color w:val="0000FF"/>
        </w:rPr>
        <w:fldChar w:fldCharType="begin"/>
      </w:r>
      <w:r w:rsidR="00764231" w:rsidRPr="005D5FDD">
        <w:rPr>
          <w:color w:val="0000FF"/>
        </w:rPr>
        <w:instrText xml:space="preserve"> ADDIN ZOTERO_ITEM CSL_CITATION {"citationID":"dOXvMkEx","properties":{"formattedCitation":"(Charlesworth &amp; Willis, 2009; Hedrick &amp; Kalinowski, 2000; Keller &amp; Waller, 2002; Willi et al., 2022)","plainCitation":"(Charlesworth &amp; Willis, 2009; Hedrick &amp; Kalinowski, 2000; Keller &amp; Waller, 2002; Willi et al., 2022)","noteIndex":0},"citationItems":[{"id":5813,"uris":["http://zotero.org/users/10196124/items/2USQZ2IB"],"itemData":{"id":5813,"type":"article-journal","abstract":"Inbreeding depression is the reduced survival and fertility of offspring of related individuals. Large effects are documented in wild animal and plant populations, as well as in humans. Intercrossing inbred strains improves yield (heterosis).Inbreeding depression implies that genetic variation exists in species for alleles that affect fitness. It is important for the evolutionary maintenance of outcrossing mating systems.Inbreeding depression and heterosis could be caused either by the presence of (largely recessive) deleterious mutations that are present at low frequencies in populations (so that inbreeding increases the frequency of individuals expressing their effects; the 'dominance hypothesis') or by alleles with heterozygote advantage that are maintained by balancing selection at intermediate frequencies (here, homozygotes would have lower fitness; the 'overdominance hypothesis').These two hypotheses are genetically distinct but, if deleterious mutations are common, genome regions may frequently carry mutations in different genes in repulsion. Therefore, homozygotes for each chromosome type might express fitness-reducing recessive mutations, and heterozygotes (with wild-type function of both genes) would have higher fitness owing to complementation. The region would therefore show heterozygote advantage even though no overdominant gene is present. Distinguishing this 'pseudo-overdominance' from true overdominance is difficult.Rather than excluding overdominance, much work has focused on assessing the extent to which genetic variation in populations can be accounted for purely by deleterious mutations.The overall data suggest that inbreeding depression is predominantly caused by recessive deleterious mutations in populations, so we argue that the same applies to heterosis and that the appearance of overdominance is often due to pseudo-overdominance.This suggestion is consistent with fine-mapping data from genetic analyses of heterosis and with molecular evolutionary data that suggests that purifying selection is pervasive in functional genes but that long-term balancing selection (of which overdominance is a sub-category) is infrequent.","container-title":"Nature Reviews Genetics","DOI":"10.1038/nrg2664","ISSN":"1471-0064","issue":"11","journalAbbreviation":"Nature Reviews Genetics","page":"783-796","title":"The genetics of inbreeding depression","volume":"10","author":[{"family":"Charlesworth","given":"Deborah"},{"family":"Willis","given":"John H."}],"issued":{"date-parts":[["2009",11,1]]},"citation-key":"charlesworthGeneticsInbreedingDepression2009"}},{"id":5784,"uris":["http://zotero.org/users/10196124/items/W2VYLMGQ"],"itemData":{"id":5784,"type":"article-journal","abstract":"▪ Abstract  Inbreeding depression is of major concern in the management and conservation of endangered species. Inbreeding appears universally to reduce fitness, but its magnitude and specific effects are highly variable because they depend on the genetic constitution of the species or populations and on how these genotypes interact with the environment. Recent natural experiments are consistent with greater inbreeding depression in more stressful environments. In small populations of randomly mating individuals, such as are characteristic of many endangered species, all individuals may suffer from inbreeding depression because of the cumulative effects of genetic drift that decrease the fitness of all individuals in the population. In three recent cases, introductions into populations with low fitness appeared to restore fitness to levels similar to those before the effects of genetic drift. Inbreeding depression may potentially be reduced, or purged, by breeding related individuals. However, the Speke&amp;apos;s gazelle example, often cited as a demonstration of reduction of inbreeding depression, appears to be the result of a temporal change in fitness in inbred individuals and not a reduction in inbreeding depression.      Down, July 17, 1870  My Dear Lubbock,  …In England and many parts of Europe the marriages of cousins are objected to from their supposed injurious consequences: but this belief rests on no direct evidence. It is therefore manifestly desirable that the belief should be either proved false, or should be confirmed, so that in this latter case the marriages of cousins might be discouraged…   It is moreover, much to be wished that the truth of the often repeated assertion that consanguineous marriages lead to deafness and dumbness, blindness, &amp;amp;c, should be ascertained: and all such assertions could be easily tested by the returns from a single census.      Believe me,      Yours very sincerely,      Charles Darwin","container-title":"Annual Review of Ecology, Evolution, and Systematics","DOI":"https://doi.org/10.1146/annurev.ecolsys.31.1.139","ISSN":"1545-2069","issue":"Volume 31, 2000","note":"Citation Key: annurev:/content/journals/10.1146/annurev.ecolsys.31.1.139\npublisher: Annual Reviews\ntype: Journal article","page":"139-162","title":"Inbreeding depression in conservation biology","volume":"31","author":[{"family":"Hedrick","given":"Philip W."},{"family":"Kalinowski","given":"Steven T."}],"issued":{"date-parts":[["2000"]]},"citation-key":"annurev:/content/journals/10.1146/annurev.ecolsys.31.1.139"}},{"id":5824,"uris":["http://zotero.org/users/10196124/items/8CS4GXQH"],"itemData":{"id":5824,"type":"article-journal","abstract":"Whether inbreeding affects the demography and persistence of natural populations has been questioned. However, new pedigree data from field populations and molecular and analytical tools for tracing patterns of relationship and inbreeding have now enhanced our ability to detect inbreeding depression within and among wild populations. This work reveals that levels of inbreeding depression vary across taxa, populations and environments, but are usually substantial enough to affect both individual and population performance. Data from bird and mammal populations suggest that inbreeding depression often significantly affects birth weight, survival, reproduction and resistance to disease, predation and environmental stress. Plant studies, based mostly on comparing populations that differ in size or levels of genetic variation, also reveal significant inbreeding effects on seed set, germination, survival and resistance to stress. Data from butterflies, birds and plants demonstrate that populations with reduced genetic diversity often experience reduced growth and increased extinction rates. Crosses between such populations often result in heterosis. Such a genetic rescue effect might reflect the masking of fixed deleterious mutations. Thus, it might be necessary to retain gene flow among increasingly fragmented habitat patches to sustain populations that are sensitive to inbreeding.","container-title":"Trends in Ecology &amp; Evolution","DOI":"10.1016/S0169-5347(02)02489-8","ISSN":"0169-5347","issue":"5","journalAbbreviation":"Trends in Ecology &amp; Evolution","page":"230-241","title":"Inbreeding effects in wild populations","volume":"17","author":[{"family":"Keller","given":"Lukas F."},{"family":"Waller","given":"Donald M."}],"issued":{"date-parts":[["2002",5,1]]},"citation-key":"kellerInbreedingEffectsWild2002"}},{"id":5825,"uris":["http://zotero.org/users/10196124/items/HSCW4ZUS"],"itemData":{"id":5825,"type":"article-journal","abstract":"About 50 y ago, Crow and Kimura [An Introduction to Population Genetics Theory (1970)] and Ohta and Kimura [Genet. Res. 22, 201?204 (1973)] laid the foundations of conservation genetics by predicting the relationship between population size and genetic marker diversity. This work sparked an enormous research effort investigating the importance of population dynamics, in particular small population size, for population mean performance, population viability, and evolutionary potential. In light of a recent perspective [J. C. Teixeira, C. D. Huber, Proc. Natl. Acad. Sci. U.S.A. 118, 10 (2021)] that challenges some fundamental assumptions in conservation genetics, it is timely to summarize what the field has achieved, what robust patterns have emerged, and worthwhile future research directions. We consider theory and methodological breakthroughs that have helped management, and we outline some fundamental and applied challenges for conservation genetics.","container-title":"Proceedings of the National Academy of Sciences","DOI":"10.1073/pnas.2105076119","issue":"1","journalAbbreviation":"Proceedings of the National Academy of Sciences","note":"publisher: Proceedings of the National Academy of Sciences","page":"e2105076119","title":"Conservation genetics as a management tool: The five best-supported paradigms to assist the management of threatened species","volume":"119","author":[{"family":"Willi","given":"Yvonne"},{"family":"Kristensen","given":"Torsten N."},{"family":"Sgrò","given":"Carla M."},{"family":"Weeks","given":"Andrew R."},{"family":"Ørsted","given":"Michael"},{"family":"Hoffmann","given":"Ary A."}],"issued":{"date-parts":[["2022",1,4]]},"citation-key":"williConservationGeneticsManagement2022"}}],"schema":"https://github.com/citation-style-language/schema/raw/master/csl-citation.json"} </w:instrText>
      </w:r>
      <w:r w:rsidR="00764231" w:rsidRPr="005D5FDD">
        <w:rPr>
          <w:color w:val="0000FF"/>
        </w:rPr>
        <w:fldChar w:fldCharType="separate"/>
      </w:r>
      <w:r w:rsidR="00764231" w:rsidRPr="005D5FDD">
        <w:rPr>
          <w:color w:val="0000FF"/>
        </w:rPr>
        <w:t>(Charlesworth &amp; Willis, 2009; Hedrick &amp; Kalinowski, 2000; Keller &amp; Waller, 2002; Willi et al., 2022)</w:t>
      </w:r>
      <w:r w:rsidR="00764231" w:rsidRPr="005D5FDD">
        <w:rPr>
          <w:color w:val="0000FF"/>
        </w:rPr>
        <w:fldChar w:fldCharType="end"/>
      </w:r>
      <w:r w:rsidR="00764231" w:rsidRPr="005D5FDD">
        <w:rPr>
          <w:color w:val="0000FF"/>
        </w:rPr>
        <w:t xml:space="preserve">. Specifically, Watterson’s θ is an overestimate of θ in inbred populations, given that expected probability of a site segregating for a given </w:t>
      </w:r>
      <w:r w:rsidR="00764231" w:rsidRPr="005D5FDD">
        <w:rPr>
          <w:i/>
          <w:iCs/>
          <w:color w:val="0000FF"/>
        </w:rPr>
        <w:t xml:space="preserve">K </w:t>
      </w:r>
      <w:r w:rsidR="00764231" w:rsidRPr="005D5FDD">
        <w:rPr>
          <w:color w:val="0000FF"/>
        </w:rPr>
        <w:t>should be lower when there are less heterozygotes, and an underestimate i</w:t>
      </w:r>
      <w:ins w:id="85" w:author="Christie, Mark R" w:date="2024-09-03T22:36:00Z" w16du:dateUtc="2024-09-04T02:36:00Z">
        <w:r w:rsidR="00AC54CE">
          <w:rPr>
            <w:color w:val="0000FF"/>
          </w:rPr>
          <w:t>n</w:t>
        </w:r>
      </w:ins>
      <w:del w:id="86" w:author="Christie, Mark R" w:date="2024-09-03T22:36:00Z" w16du:dateUtc="2024-09-04T02:36:00Z">
        <w:r w:rsidR="00764231" w:rsidRPr="005D5FDD" w:rsidDel="00AC54CE">
          <w:rPr>
            <w:color w:val="0000FF"/>
          </w:rPr>
          <w:delText>t</w:delText>
        </w:r>
      </w:del>
      <w:r w:rsidR="00764231" w:rsidRPr="005D5FDD">
        <w:rPr>
          <w:color w:val="0000FF"/>
        </w:rPr>
        <w:t xml:space="preserve"> outbred populations where the inverse is true. Other established methods for correcting for differences in sample sizes when estimating </w:t>
      </w:r>
      <w:r w:rsidR="00764231" w:rsidRPr="005D5FDD">
        <w:rPr>
          <w:i/>
          <w:iCs/>
          <w:color w:val="0000FF"/>
        </w:rPr>
        <w:t>S</w:t>
      </w:r>
      <w:r w:rsidR="00764231" w:rsidRPr="005D5FDD">
        <w:rPr>
          <w:color w:val="0000FF"/>
        </w:rPr>
        <w:t>, such as taking the sum of a</w:t>
      </w:r>
      <w:r w:rsidR="0012478D">
        <w:rPr>
          <w:color w:val="0000FF"/>
        </w:rPr>
        <w:t xml:space="preserve">n SFS </w:t>
      </w:r>
      <w:r w:rsidR="00764231" w:rsidRPr="005D5FDD">
        <w:rPr>
          <w:color w:val="0000FF"/>
        </w:rPr>
        <w:t xml:space="preserve">projected down to a smaller </w:t>
      </w:r>
      <w:r w:rsidR="00764231" w:rsidRPr="00FF28C5">
        <w:rPr>
          <w:color w:val="0000FF"/>
        </w:rPr>
        <w:t xml:space="preserve">sample size </w:t>
      </w:r>
      <w:r w:rsidR="00FF28C5">
        <w:rPr>
          <w:color w:val="0000FF"/>
        </w:rPr>
        <w:t xml:space="preserve">according to </w:t>
      </w:r>
      <w:r w:rsidR="00764231" w:rsidRPr="00FF28C5">
        <w:rPr>
          <w:color w:val="0000FF"/>
        </w:rPr>
        <w:fldChar w:fldCharType="begin"/>
      </w:r>
      <w:r w:rsidR="00520949">
        <w:rPr>
          <w:color w:val="0000FF"/>
        </w:rPr>
        <w:instrText xml:space="preserve"> ADDIN ZOTERO_ITEM CSL_CITATION {"citationID":"y7XLAawL","properties":{"formattedCitation":"(Gutenkunst et al., 2009)","plainCitation":"(Gutenkunst et al., 2009)","dontUpdate":true,"noteIndex":0},"citationItems":[{"id":2867,"uris":["http://zotero.org/users/10196124/items/DWSYMK6Z"],"itemData":{"id":2867,"type":"article-journal","abstract":"Author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others.","container-title":"PLOS Genetics","DOI":"10.1371/journal.pgen.1000695","issue":"10","note":"publisher: Public Library of Science\nCitation Key: Gutenkunst2009","page":"1-11","title":"Inferring the Joint Demographic History of Multiple Populations from Multidimensional SNP Frequency Data","volume":"5","author":[{"family":"Gutenkunst","given":"Ryan N"},{"family":"Hernandez","given":"Ryan D"},{"family":"Williamson","given":"Scott H"},{"family":"Bustamante","given":"Carlos D"}],"issued":{"date-parts":[["2009"]]},"citation-key":"Gutenkunst2009"}}],"schema":"https://github.com/citation-style-language/schema/raw/master/csl-citation.json"} </w:instrText>
      </w:r>
      <w:r w:rsidR="00764231" w:rsidRPr="00FF28C5">
        <w:rPr>
          <w:color w:val="0000FF"/>
        </w:rPr>
        <w:fldChar w:fldCharType="separate"/>
      </w:r>
      <w:r w:rsidR="00645414" w:rsidRPr="00FF28C5">
        <w:rPr>
          <w:color w:val="0000FF"/>
        </w:rPr>
        <w:t>Gutenkunst et al.</w:t>
      </w:r>
      <w:r w:rsidR="00FF28C5">
        <w:rPr>
          <w:color w:val="0000FF"/>
        </w:rPr>
        <w:t xml:space="preserve"> (</w:t>
      </w:r>
      <w:r w:rsidR="00645414" w:rsidRPr="00FF28C5">
        <w:rPr>
          <w:color w:val="0000FF"/>
        </w:rPr>
        <w:t>2009)</w:t>
      </w:r>
      <w:r w:rsidR="00764231" w:rsidRPr="00FF28C5">
        <w:rPr>
          <w:color w:val="0000FF"/>
        </w:rPr>
        <w:fldChar w:fldCharType="end"/>
      </w:r>
      <w:r w:rsidR="00764231" w:rsidRPr="005D5FDD">
        <w:rPr>
          <w:color w:val="0000FF"/>
        </w:rPr>
        <w:t xml:space="preserve"> also assume allelic independence and therefore have the same issue.</w:t>
      </w:r>
      <w:r w:rsidR="0061304A" w:rsidRPr="005D5FDD">
        <w:rPr>
          <w:color w:val="0000FF"/>
        </w:rPr>
        <w:t xml:space="preserve"> Bias in Watterson’s θ could therefore lead to incorrectly assuming over-optimistic </w:t>
      </w:r>
      <w:r w:rsidR="0061304A" w:rsidRPr="00AC54CE">
        <w:rPr>
          <w:i/>
          <w:iCs/>
          <w:color w:val="0000FF"/>
          <w:rPrChange w:id="87" w:author="Christie, Mark R" w:date="2024-09-03T22:37:00Z" w16du:dateUtc="2024-09-04T02:37:00Z">
            <w:rPr>
              <w:color w:val="0000FF"/>
            </w:rPr>
          </w:rPrChange>
        </w:rPr>
        <w:t>N</w:t>
      </w:r>
      <w:r w:rsidR="0061304A" w:rsidRPr="00AC54CE">
        <w:rPr>
          <w:i/>
          <w:iCs/>
          <w:color w:val="0000FF"/>
          <w:vertAlign w:val="subscript"/>
          <w:rPrChange w:id="88" w:author="Christie, Mark R" w:date="2024-09-03T22:37:00Z" w16du:dateUtc="2024-09-04T02:37:00Z">
            <w:rPr>
              <w:color w:val="0000FF"/>
              <w:vertAlign w:val="subscript"/>
            </w:rPr>
          </w:rPrChange>
        </w:rPr>
        <w:t>e</w:t>
      </w:r>
      <w:r w:rsidR="0061304A" w:rsidRPr="00AC54CE">
        <w:rPr>
          <w:i/>
          <w:iCs/>
          <w:color w:val="0000FF"/>
          <w:rPrChange w:id="89" w:author="Christie, Mark R" w:date="2024-09-03T22:37:00Z" w16du:dateUtc="2024-09-04T02:37:00Z">
            <w:rPr>
              <w:color w:val="0000FF"/>
            </w:rPr>
          </w:rPrChange>
        </w:rPr>
        <w:t xml:space="preserve"> </w:t>
      </w:r>
      <w:r w:rsidR="0061304A" w:rsidRPr="005D5FDD">
        <w:rPr>
          <w:color w:val="0000FF"/>
        </w:rPr>
        <w:t xml:space="preserve">in inbred populations or generate skewed signals of population growth or directional selection via Tajima’s D, among other issues. </w:t>
      </w:r>
    </w:p>
    <w:p w14:paraId="00000012" w14:textId="5614C25B" w:rsidR="00323B25" w:rsidRPr="005D5FDD" w:rsidRDefault="0061304A" w:rsidP="0084432D">
      <w:pPr>
        <w:spacing w:before="360" w:after="0"/>
      </w:pPr>
      <w:r w:rsidRPr="005D5FDD">
        <w:rPr>
          <w:color w:val="0000FF"/>
        </w:rPr>
        <w:t>To help address this problem,</w:t>
      </w:r>
      <w:ins w:id="90" w:author="Christie, Mark R" w:date="2024-09-03T22:38:00Z" w16du:dateUtc="2024-09-04T02:38:00Z">
        <w:r w:rsidR="00AC54CE">
          <w:rPr>
            <w:color w:val="0000FF"/>
          </w:rPr>
          <w:t xml:space="preserve"> and because </w:t>
        </w:r>
        <w:r w:rsidR="00AC54CE">
          <w:rPr>
            <w:i/>
            <w:iCs/>
            <w:color w:val="0000FF"/>
          </w:rPr>
          <w:t>S</w:t>
        </w:r>
        <w:r w:rsidR="00AC54CE">
          <w:rPr>
            <w:color w:val="0000FF"/>
          </w:rPr>
          <w:t xml:space="preserve"> is itself an inherently useful estimator of genetic diversity </w:t>
        </w:r>
      </w:ins>
      <w:ins w:id="91" w:author="Christie, Mark R" w:date="2024-09-03T22:39:00Z" w16du:dateUtc="2024-09-04T02:39:00Z">
        <w:r w:rsidR="00AC54CE">
          <w:rPr>
            <w:color w:val="0000FF"/>
          </w:rPr>
          <w:t xml:space="preserve">(both genome-wide and for </w:t>
        </w:r>
      </w:ins>
      <w:ins w:id="92" w:author="Christie, Mark R" w:date="2024-09-03T22:40:00Z" w16du:dateUtc="2024-09-04T02:40:00Z">
        <w:r w:rsidR="00AC54CE">
          <w:rPr>
            <w:color w:val="0000FF"/>
          </w:rPr>
          <w:t xml:space="preserve">identifying </w:t>
        </w:r>
      </w:ins>
      <w:ins w:id="93" w:author="Christie, Mark R" w:date="2024-09-03T22:39:00Z" w16du:dateUtc="2024-09-04T02:39:00Z">
        <w:r w:rsidR="00AC54CE">
          <w:rPr>
            <w:color w:val="0000FF"/>
          </w:rPr>
          <w:t>particular regions of</w:t>
        </w:r>
      </w:ins>
      <w:ins w:id="94" w:author="Christie, Mark R" w:date="2024-09-03T22:40:00Z" w16du:dateUtc="2024-09-04T02:40:00Z">
        <w:r w:rsidR="00AC54CE">
          <w:rPr>
            <w:color w:val="0000FF"/>
          </w:rPr>
          <w:t xml:space="preserve"> interest </w:t>
        </w:r>
      </w:ins>
      <w:ins w:id="95" w:author="Christie, Mark R" w:date="2024-09-03T22:41:00Z" w16du:dateUtc="2024-09-04T02:41:00Z">
        <w:r w:rsidR="00AC54CE">
          <w:rPr>
            <w:color w:val="0000FF"/>
          </w:rPr>
          <w:t xml:space="preserve">- </w:t>
        </w:r>
      </w:ins>
      <w:ins w:id="96" w:author="Christie, Mark R" w:date="2024-09-03T22:40:00Z" w16du:dateUtc="2024-09-04T02:40:00Z">
        <w:r w:rsidR="00AC54CE" w:rsidRPr="00AC54CE">
          <w:rPr>
            <w:i/>
            <w:iCs/>
            <w:color w:val="0000FF"/>
            <w:rPrChange w:id="97" w:author="Christie, Mark R" w:date="2024-09-03T22:41:00Z" w16du:dateUtc="2024-09-04T02:41:00Z">
              <w:rPr>
                <w:color w:val="0000FF"/>
              </w:rPr>
            </w:rPrChange>
          </w:rPr>
          <w:t>e.g.</w:t>
        </w:r>
        <w:r w:rsidR="00AC54CE">
          <w:rPr>
            <w:color w:val="0000FF"/>
          </w:rPr>
          <w:t>, mutation hot</w:t>
        </w:r>
      </w:ins>
      <w:ins w:id="98" w:author="Christie, Mark R" w:date="2024-09-03T22:39:00Z" w16du:dateUtc="2024-09-04T02:39:00Z">
        <w:r w:rsidR="00AC54CE">
          <w:rPr>
            <w:color w:val="0000FF"/>
          </w:rPr>
          <w:t xml:space="preserve"> </w:t>
        </w:r>
      </w:ins>
      <w:ins w:id="99" w:author="Christie, Mark R" w:date="2024-09-03T22:40:00Z" w16du:dateUtc="2024-09-04T02:40:00Z">
        <w:r w:rsidR="00AC54CE">
          <w:rPr>
            <w:color w:val="0000FF"/>
          </w:rPr>
          <w:t>spots)</w:t>
        </w:r>
      </w:ins>
      <w:ins w:id="100" w:author="Christie, Mark R" w:date="2024-09-03T22:41:00Z" w16du:dateUtc="2024-09-04T02:41:00Z">
        <w:r w:rsidR="00AC54CE">
          <w:rPr>
            <w:color w:val="0000FF"/>
          </w:rPr>
          <w:t>,</w:t>
        </w:r>
      </w:ins>
      <w:ins w:id="101" w:author="Christie, Mark R" w:date="2024-09-03T22:39:00Z" w16du:dateUtc="2024-09-04T02:39:00Z">
        <w:r w:rsidR="00AC54CE">
          <w:rPr>
            <w:color w:val="0000FF"/>
          </w:rPr>
          <w:t xml:space="preserve"> </w:t>
        </w:r>
      </w:ins>
      <w:r w:rsidRPr="005D5FDD">
        <w:rPr>
          <w:color w:val="0000FF"/>
        </w:rPr>
        <w:t xml:space="preserve"> we </w:t>
      </w:r>
      <w:del w:id="102" w:author="Christie, Mark R" w:date="2024-09-03T22:41:00Z" w16du:dateUtc="2024-09-04T02:41:00Z">
        <w:r w:rsidRPr="005D5FDD" w:rsidDel="00AC54CE">
          <w:delText xml:space="preserve">here </w:delText>
        </w:r>
      </w:del>
      <w:r w:rsidRPr="005D5FDD">
        <w:t>present rarefaction-corrected estimators for 1) the probability that any given loc</w:t>
      </w:r>
      <w:r w:rsidR="007D5471" w:rsidRPr="005D5FDD">
        <w:t>us</w:t>
      </w:r>
      <w:r w:rsidRPr="005D5FDD">
        <w:t xml:space="preserve"> </w:t>
      </w:r>
      <w:r w:rsidR="007D5471" w:rsidRPr="005D5FDD">
        <w:t>will</w:t>
      </w:r>
      <w:r w:rsidRPr="005D5FDD">
        <w:t xml:space="preserve"> </w:t>
      </w:r>
      <w:r w:rsidR="00217F1F" w:rsidRPr="005D5FDD">
        <w:t>segregate</w:t>
      </w:r>
      <w:r w:rsidRPr="005D5FDD">
        <w:t xml:space="preserve"> </w:t>
      </w:r>
      <w:r w:rsidR="00217F1F" w:rsidRPr="005D5FDD">
        <w:t>with</w:t>
      </w:r>
      <w:r w:rsidRPr="005D5FDD">
        <w:t xml:space="preserve"> a reduced sample size and 2) the expected total number of segregating sites across all loci within a </w:t>
      </w:r>
      <w:r w:rsidR="00217F1F" w:rsidRPr="005D5FDD">
        <w:t>sample group</w:t>
      </w:r>
      <w:ins w:id="103" w:author="Christie, Mark R" w:date="2024-09-03T22:41:00Z" w16du:dateUtc="2024-09-04T02:41:00Z">
        <w:r w:rsidR="00AC54CE">
          <w:t>. I</w:t>
        </w:r>
      </w:ins>
      <w:ins w:id="104" w:author="Christie, Mark R" w:date="2024-09-03T22:42:00Z" w16du:dateUtc="2024-09-04T02:42:00Z">
        <w:r w:rsidR="00AC54CE">
          <w:t>mportantly, these estimators</w:t>
        </w:r>
      </w:ins>
      <w:r w:rsidRPr="005D5FDD">
        <w:t xml:space="preserve"> </w:t>
      </w:r>
      <w:del w:id="105" w:author="Christie, Mark R" w:date="2024-09-03T22:42:00Z" w16du:dateUtc="2024-09-04T02:42:00Z">
        <w:r w:rsidRPr="005D5FDD" w:rsidDel="00AC54CE">
          <w:rPr>
            <w:color w:val="0000FF"/>
          </w:rPr>
          <w:delText xml:space="preserve">which </w:delText>
        </w:r>
      </w:del>
      <w:r w:rsidRPr="005D5FDD">
        <w:rPr>
          <w:color w:val="0000FF"/>
        </w:rPr>
        <w:t>do not assume H</w:t>
      </w:r>
      <w:ins w:id="106" w:author="Christie, Mark R" w:date="2024-09-03T22:42:00Z" w16du:dateUtc="2024-09-04T02:42:00Z">
        <w:r w:rsidR="00AC54CE">
          <w:rPr>
            <w:color w:val="0000FF"/>
          </w:rPr>
          <w:t>ardy-</w:t>
        </w:r>
      </w:ins>
      <w:r w:rsidRPr="005D5FDD">
        <w:rPr>
          <w:color w:val="0000FF"/>
        </w:rPr>
        <w:t>W</w:t>
      </w:r>
      <w:ins w:id="107" w:author="Christie, Mark R" w:date="2024-09-03T22:42:00Z" w16du:dateUtc="2024-09-04T02:42:00Z">
        <w:r w:rsidR="00AC54CE">
          <w:rPr>
            <w:color w:val="0000FF"/>
          </w:rPr>
          <w:t>einb</w:t>
        </w:r>
      </w:ins>
      <w:ins w:id="108" w:author="Christie, Mark R" w:date="2024-09-03T22:43:00Z" w16du:dateUtc="2024-09-04T02:43:00Z">
        <w:r w:rsidR="00AC54CE">
          <w:rPr>
            <w:color w:val="0000FF"/>
          </w:rPr>
          <w:t>e</w:t>
        </w:r>
      </w:ins>
      <w:ins w:id="109" w:author="Christie, Mark R" w:date="2024-09-03T22:42:00Z" w16du:dateUtc="2024-09-04T02:42:00Z">
        <w:r w:rsidR="00AC54CE">
          <w:rPr>
            <w:color w:val="0000FF"/>
          </w:rPr>
          <w:t xml:space="preserve">rg proportions </w:t>
        </w:r>
      </w:ins>
      <w:del w:id="110" w:author="Christie, Mark R" w:date="2024-09-03T22:42:00Z" w16du:dateUtc="2024-09-04T02:42:00Z">
        <w:r w:rsidRPr="005D5FDD" w:rsidDel="00AC54CE">
          <w:rPr>
            <w:color w:val="0000FF"/>
          </w:rPr>
          <w:delText>P</w:delText>
        </w:r>
      </w:del>
      <w:r w:rsidRPr="005D5FDD">
        <w:rPr>
          <w:color w:val="0000FF"/>
        </w:rPr>
        <w:t xml:space="preserve"> and can be integrated into downstream estimates of θ</w:t>
      </w:r>
      <w:r w:rsidRPr="005D5FDD">
        <w:t xml:space="preserve">. </w:t>
      </w:r>
      <w:r w:rsidRPr="005D5FDD">
        <w:lastRenderedPageBreak/>
        <w:t>We show that these estimators are highly accurate via comparison to re-sampling using simulated data. These estimators are currently implemented in the snpR R package via the function calc_seg_sites</w:t>
      </w:r>
      <w:r w:rsidR="00EB2B7E" w:rsidRPr="005D5FDD">
        <w:t xml:space="preserve"> </w:t>
      </w:r>
      <w:r w:rsidR="00EB2B7E" w:rsidRPr="005D5FDD">
        <w:fldChar w:fldCharType="begin"/>
      </w:r>
      <w:r w:rsidR="0096523D" w:rsidRPr="005D5FDD">
        <w:instrText xml:space="preserve"> ADDIN ZOTERO_ITEM CSL_CITATION {"citationID":"nXOoMseK","properties":{"formattedCitation":"(W.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EB2B7E" w:rsidRPr="005D5FDD">
        <w:fldChar w:fldCharType="separate"/>
      </w:r>
      <w:r w:rsidR="001D13C6" w:rsidRPr="005D5FDD">
        <w:t>(Hemstrom &amp; Jones, 2023)</w:t>
      </w:r>
      <w:r w:rsidR="00EB2B7E" w:rsidRPr="005D5FDD">
        <w:fldChar w:fldCharType="end"/>
      </w:r>
      <w:r w:rsidRPr="005D5FDD">
        <w:t>.</w:t>
      </w:r>
    </w:p>
    <w:p w14:paraId="00000013" w14:textId="77777777" w:rsidR="00323B25" w:rsidRPr="005D5FDD" w:rsidRDefault="00000000" w:rsidP="0084432D">
      <w:pPr>
        <w:pStyle w:val="Heading1"/>
        <w:spacing w:before="360"/>
        <w:rPr>
          <w:rFonts w:cs="Times New Roman"/>
        </w:rPr>
      </w:pPr>
      <w:r w:rsidRPr="005D5FDD">
        <w:rPr>
          <w:rFonts w:cs="Times New Roman"/>
        </w:rPr>
        <w:t>Methods</w:t>
      </w:r>
    </w:p>
    <w:p w14:paraId="00000014" w14:textId="77777777" w:rsidR="00323B25" w:rsidRPr="005D5FDD" w:rsidRDefault="00000000">
      <w:pPr>
        <w:pStyle w:val="Heading2"/>
        <w:spacing w:before="0"/>
        <w:rPr>
          <w:rFonts w:cs="Times New Roman"/>
        </w:rPr>
      </w:pPr>
      <w:r w:rsidRPr="005D5FDD">
        <w:rPr>
          <w:rFonts w:cs="Times New Roman"/>
        </w:rPr>
        <w:t>Probability of observing segregating loci via rarefaction</w:t>
      </w:r>
    </w:p>
    <w:p w14:paraId="00000015" w14:textId="059BD508" w:rsidR="00323B25" w:rsidRPr="005D5FDD" w:rsidRDefault="00000000">
      <w:pPr>
        <w:spacing w:after="0"/>
        <w:ind w:firstLine="0"/>
      </w:pPr>
      <w:r w:rsidRPr="005D5FDD">
        <w:t xml:space="preserve">Rarefaction can be used to estimate the probability of observing a segregating site at a specific locus using much of the same framework used for calculating allelic richness. In brief, allelic richness (or the expected number of distinct alleles expected at a given locus under a common sample size </w:t>
      </w:r>
      <m:oMath>
        <m:r>
          <w:rPr>
            <w:rFonts w:ascii="Cambria Math" w:eastAsia="Cambria Math" w:hAnsi="Cambria Math"/>
          </w:rPr>
          <m:t>g</m:t>
        </m:r>
      </m:oMath>
      <w:r w:rsidRPr="005D5FDD">
        <w:t xml:space="preserve"> across </w:t>
      </w:r>
      <w:r w:rsidR="00217F1F" w:rsidRPr="005D5FDD">
        <w:t>sample groups</w:t>
      </w:r>
      <w:r w:rsidRPr="005D5FDD">
        <w:t xml:space="preserve">) can be estimated for a given </w:t>
      </w:r>
      <w:r w:rsidR="00217F1F" w:rsidRPr="005D5FDD">
        <w:t>sample group</w:t>
      </w:r>
      <w:r w:rsidRPr="005D5FDD">
        <w:t xml:space="preserve"> </w:t>
      </w:r>
      <m:oMath>
        <m:r>
          <w:rPr>
            <w:rFonts w:ascii="Cambria Math" w:eastAsia="Cambria Math" w:hAnsi="Cambria Math"/>
          </w:rPr>
          <m:t>j</m:t>
        </m:r>
      </m:oMath>
      <w:r w:rsidRPr="005D5FDD">
        <w:t xml:space="preserve"> by summing the probability of observing each </w:t>
      </w:r>
      <m:oMath>
        <m:r>
          <w:rPr>
            <w:rFonts w:ascii="Cambria Math" w:eastAsia="Cambria Math" w:hAnsi="Cambria Math"/>
          </w:rPr>
          <m:t>i</m:t>
        </m:r>
      </m:oMath>
      <w:r w:rsidRPr="005D5FDD">
        <w:t xml:space="preserve"> of </w:t>
      </w:r>
      <m:oMath>
        <m:r>
          <w:rPr>
            <w:rFonts w:ascii="Cambria Math" w:eastAsia="Cambria Math" w:hAnsi="Cambria Math"/>
          </w:rPr>
          <m:t>m</m:t>
        </m:r>
      </m:oMath>
      <w:r w:rsidRPr="005D5FDD">
        <w:t xml:space="preserve"> unique alleles using the counts of those alleles in </w:t>
      </w:r>
      <w:r w:rsidR="00217F1F"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oMath>
      <w:r w:rsidRPr="005D5FDD">
        <w:t xml:space="preserve"> and the total sample size in that </w:t>
      </w:r>
      <w:r w:rsidR="00FF75B2"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w:t>
      </w:r>
      <w:r w:rsidR="00E12B6C" w:rsidRPr="005D5FDD">
        <w:t xml:space="preserve"> </w:t>
      </w:r>
      <w:r w:rsidRPr="005D5FDD">
        <w:t xml:space="preserve">Allelic richness is calculated by comparing the number of possible ways to draw </w:t>
      </w:r>
      <m:oMath>
        <m:r>
          <w:rPr>
            <w:rFonts w:ascii="Cambria Math" w:eastAsia="Cambria Math" w:hAnsi="Cambria Math"/>
          </w:rPr>
          <m:t>g</m:t>
        </m:r>
      </m:oMath>
      <w:r w:rsidRPr="005D5FDD">
        <w:t xml:space="preserve"> gene copies without sampling allele </w:t>
      </w:r>
      <m:oMath>
        <m:r>
          <w:rPr>
            <w:rFonts w:ascii="Cambria Math" w:eastAsia="Cambria Math" w:hAnsi="Cambria Math"/>
          </w:rPr>
          <m:t>i</m:t>
        </m:r>
      </m:oMath>
      <w:r w:rsidRPr="005D5FDD">
        <w:t xml:space="preserve"> (</w:t>
      </w:r>
      <m:oMath>
        <m:d>
          <m:dPr>
            <m:ctrlPr>
              <w:rPr>
                <w:rFonts w:ascii="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oMath>
      <w:r w:rsidRPr="005D5FDD">
        <w:t>) to the total number of possible combinations of gene copies that can be drawn (</w:t>
      </w:r>
      <m:oMath>
        <m:d>
          <m:dPr>
            <m:ctrlPr>
              <w:rPr>
                <w:rFonts w:ascii="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oMath>
      <w:r w:rsidRPr="005D5FDD">
        <w:t>); the inverse of this (</w:t>
      </w:r>
      <m:oMath>
        <m:r>
          <w:rPr>
            <w:rFonts w:ascii="Cambria Math" w:eastAsia="Cambria Math" w:hAnsi="Cambria Math"/>
          </w:rPr>
          <m:t>1-</m:t>
        </m:r>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oMath>
      <w:r w:rsidRPr="005D5FDD">
        <w:t xml:space="preserve">) is therefore the probability of observing allele </w:t>
      </w:r>
      <m:oMath>
        <m:r>
          <w:rPr>
            <w:rFonts w:ascii="Cambria Math" w:eastAsia="Cambria Math" w:hAnsi="Cambria Math"/>
          </w:rPr>
          <m:t>i</m:t>
        </m:r>
      </m:oMath>
      <w:r w:rsidRPr="005D5FDD">
        <w:t xml:space="preserve"> in </w:t>
      </w:r>
      <w:r w:rsidR="00FF75B2"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and the sum of this value across all </w:t>
      </w:r>
      <m:oMath>
        <m:r>
          <w:rPr>
            <w:rFonts w:ascii="Cambria Math" w:eastAsia="Cambria Math" w:hAnsi="Cambria Math"/>
          </w:rPr>
          <m:t>m</m:t>
        </m:r>
      </m:oMath>
      <w:r w:rsidRPr="005D5FDD">
        <w:t xml:space="preserve"> alleles gives the expected number of alleles observed at a locus in </w:t>
      </w:r>
      <w:r w:rsidR="00FF75B2" w:rsidRPr="005D5FDD">
        <w:t>sample group</w:t>
      </w:r>
      <w:r w:rsidRPr="005D5FDD">
        <w:t xml:space="preserve"> </w:t>
      </w:r>
      <m:oMath>
        <m:r>
          <w:rPr>
            <w:rFonts w:ascii="Cambria Math" w:eastAsia="Cambria Math" w:hAnsi="Cambria Math"/>
          </w:rPr>
          <m:t>j</m:t>
        </m:r>
      </m:oMath>
      <w:r w:rsidRPr="005D5FDD">
        <w:t xml:space="preserve">, </w:t>
      </w:r>
      <m:oMath>
        <m:sSubSup>
          <m:sSubSupPr>
            <m:ctrlPr>
              <w:rPr>
                <w:rFonts w:ascii="Cambria Math" w:eastAsia="Cambria Math" w:hAnsi="Cambria Math"/>
              </w:rPr>
            </m:ctrlPr>
          </m:sSubSupPr>
          <m:e>
            <m:r>
              <w:rPr>
                <w:rFonts w:ascii="Cambria Math" w:hAnsi="Cambria Math"/>
              </w:rPr>
              <m:t>α</m:t>
            </m:r>
          </m:e>
          <m:sub>
            <m:r>
              <w:rPr>
                <w:rFonts w:ascii="Cambria Math" w:eastAsia="Cambria Math" w:hAnsi="Cambria Math"/>
              </w:rPr>
              <m:t>g</m:t>
            </m:r>
          </m:sub>
          <m:sup>
            <m:r>
              <w:rPr>
                <w:rFonts w:ascii="Cambria Math" w:eastAsia="Cambria Math" w:hAnsi="Cambria Math"/>
              </w:rPr>
              <m:t>j</m:t>
            </m:r>
          </m:sup>
        </m:sSubSup>
      </m:oMath>
      <w:r w:rsidRPr="005D5FDD">
        <w:t xml:space="preserve"> </w:t>
      </w:r>
      <w:r w:rsidR="00EB2B7E" w:rsidRPr="005D5FDD">
        <w:fldChar w:fldCharType="begin"/>
      </w:r>
      <w:r w:rsidR="00F53F78" w:rsidRPr="005D5FDD">
        <w:instrText xml:space="preserve"> ADDIN ZOTERO_ITEM CSL_CITATION {"citationID":"qQcWCJQs","properties":{"formattedCitation":"(Hurlbert, 1971; Kalinowski, 2004)","plainCitation":"(Hurlbert, 1971; Kalinowski, 2004)","noteIndex":0},"citationItems":[{"id":5540,"uris":["http://zotero.org/users/10196124/items/8KN8R9EL"],"itemData":{"id":5540,"type":"article-journal","abstract":"The recent literature on species diversity contains many semantic, conceptual, and technical problems. It is suggested that, as a result of these problems, species diversity has become a meaningless concept, that the term be abandoned, and that ecologists take a more critical approach to species?number relations and rely less on information theoretic and other analogies. As multispecific collections of organisms possess numerous statistical properties which conform to the conventional criteria for diversity indices, such collections are not intrinsically arrangeable in linear order along some diversity scale. Several such properties or 'species composition parameters' having straightforward biological interpretations are presented as alternatives to the diversity approach. The two most basic of these are simply ?1=[n/n?1][1?Σi(N_i/_N)2] =the proportion of potential interindividual encounters which is interspecific (as opposed to intraspecific), assuming every individual in the collection can encounter all other individuals, E(Sn) = Σi [1?(N?Nin)/(Nn)] =the expected number of species in a sample of n individuals selected at random from a collection containing N individuals, S species, and Ni individuals in the ith species.","container-title":"Ecology","DOI":"10.2307/1934145","ISSN":"0012-9658","issue":"4","journalAbbreviation":"Ecology","note":"publisher: John Wiley &amp; Sons, Ltd\nCitation Key: hurlbertNonconceptSpeciesDiversity1971","page":"577-586","title":"The Nonconcept of Species Diversity: A Critique and Alternative Parameters","volume":"52","author":[{"family":"Hurlbert","given":"Stuart H."}],"issued":{"date-parts":[["1971",7,1]]},"citation-key":"hurlbertNonconceptSpeciesDiversity1971"}},{"id":5576,"uris":["http://zotero.org/users/10196124/items/X7KE9756"],"itemData":{"id":5576,"type":"article-journal","abstract":"The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F53F78" w:rsidRPr="005D5FDD">
        <w:t>(Hurlbert, 1971; Kalinowski, 2004)</w:t>
      </w:r>
      <w:r w:rsidR="00EB2B7E" w:rsidRPr="005D5FDD">
        <w:fldChar w:fldCharType="end"/>
      </w:r>
      <w:r w:rsidRPr="005D5FDD">
        <w:t>:</w:t>
      </w:r>
    </w:p>
    <w:p w14:paraId="194BCF79" w14:textId="12FF58C3" w:rsidR="00EB2B7E" w:rsidRPr="005D5FDD" w:rsidRDefault="00000000" w:rsidP="00EB2B7E">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α</m:t>
                  </m:r>
                </m:e>
                <m:sub>
                  <m:r>
                    <w:rPr>
                      <w:rFonts w:ascii="Cambria Math" w:eastAsia="Cambria Math" w:hAnsi="Cambria Math"/>
                    </w:rPr>
                    <m:t>g</m:t>
                  </m:r>
                </m:sub>
                <m:sup>
                  <m:r>
                    <w:rPr>
                      <w:rFonts w:ascii="Cambria Math" w:eastAsia="Cambria Math" w:hAnsi="Cambria Math"/>
                    </w:rPr>
                    <m:t>j</m:t>
                  </m:r>
                </m:sup>
              </m:sSubSup>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r>
                    <w:rPr>
                      <w:rFonts w:ascii="Cambria Math" w:eastAsia="Cambria Math" w:hAnsi="Cambria Math"/>
                    </w:rPr>
                    <m:t>1-</m:t>
                  </m:r>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e>
              </m:nary>
              <m:r>
                <w:rPr>
                  <w:rFonts w:ascii="Cambria Math" w:eastAsia="Cambria Math" w:hAnsi="Cambria Math"/>
                </w:rPr>
                <m:t>#</m:t>
              </m:r>
              <m:d>
                <m:dPr>
                  <m:ctrlPr>
                    <w:rPr>
                      <w:rFonts w:ascii="Cambria Math" w:eastAsia="Cambria Math" w:hAnsi="Cambria Math"/>
                      <w:i/>
                    </w:rPr>
                  </m:ctrlPr>
                </m:dPr>
                <m:e>
                  <m:r>
                    <w:rPr>
                      <w:rFonts w:ascii="Cambria Math" w:eastAsia="Cambria Math" w:hAnsi="Cambria Math"/>
                    </w:rPr>
                    <m:t>1</m:t>
                  </m:r>
                </m:e>
              </m:d>
            </m:e>
          </m:eqArr>
        </m:oMath>
      </m:oMathPara>
    </w:p>
    <w:p w14:paraId="00000017" w14:textId="7D063130" w:rsidR="00323B25" w:rsidRPr="005D5FDD" w:rsidRDefault="00000000">
      <w:pPr>
        <w:spacing w:after="0"/>
      </w:pPr>
      <w:r w:rsidRPr="005D5FDD">
        <w:t xml:space="preserve">The expected number of segregating loci in a </w:t>
      </w:r>
      <w:r w:rsidR="00FF75B2" w:rsidRPr="005D5FDD">
        <w:t>sample group</w:t>
      </w:r>
      <w:r w:rsidRPr="005D5FDD">
        <w:t xml:space="preserve"> for a draw of </w:t>
      </w:r>
      <m:oMath>
        <m:r>
          <w:rPr>
            <w:rFonts w:ascii="Cambria Math" w:eastAsia="Cambria Math" w:hAnsi="Cambria Math"/>
          </w:rPr>
          <m:t>g</m:t>
        </m:r>
      </m:oMath>
      <w:r w:rsidRPr="005D5FDD">
        <w:t xml:space="preserve"> gene copies can be derived similarly. For a locus </w:t>
      </w:r>
      <m:oMath>
        <m:r>
          <w:rPr>
            <w:rFonts w:ascii="Cambria Math" w:eastAsia="Cambria Math" w:hAnsi="Cambria Math"/>
          </w:rPr>
          <m:t>i</m:t>
        </m:r>
      </m:oMath>
      <w:r w:rsidRPr="005D5FDD">
        <w:t xml:space="preserve"> to be segregating in </w:t>
      </w:r>
      <w:r w:rsidR="00FF75B2" w:rsidRPr="005D5FDD">
        <w:t>sample group</w:t>
      </w:r>
      <w:r w:rsidRPr="005D5FDD">
        <w:t xml:space="preserve"> </w:t>
      </w:r>
      <m:oMath>
        <m:r>
          <w:rPr>
            <w:rFonts w:ascii="Cambria Math" w:eastAsia="Cambria Math" w:hAnsi="Cambria Math"/>
          </w:rPr>
          <m:t>j</m:t>
        </m:r>
      </m:oMath>
      <w:r w:rsidRPr="005D5FDD">
        <w:t xml:space="preserve">, all alleles drawn </w:t>
      </w:r>
      <w:r w:rsidRPr="005D5FDD">
        <w:lastRenderedPageBreak/>
        <w:t>across all gene copies must be identical. If alleles are independent within each locus (the loci are at Hardy-Weinburg Equlibrium, HWE) and initial sample size (</w:t>
      </w:r>
      <m:oMath>
        <m:r>
          <w:rPr>
            <w:rFonts w:ascii="Cambria Math" w:eastAsia="Cambria Math" w:hAnsi="Cambria Math"/>
          </w:rPr>
          <m:t>N)</m:t>
        </m:r>
      </m:oMath>
      <w:r w:rsidRPr="005D5FDD">
        <w:t xml:space="preserve"> is infinite, the probability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of observing a segregating site at a locus is the inverse of the probability of drawing only one allele in </w:t>
      </w:r>
      <m:oMath>
        <m:r>
          <w:rPr>
            <w:rFonts w:ascii="Cambria Math" w:eastAsia="Cambria Math" w:hAnsi="Cambria Math"/>
          </w:rPr>
          <m:t>g</m:t>
        </m:r>
      </m:oMath>
      <w:r w:rsidRPr="005D5FDD">
        <w:t xml:space="preserve"> draws with replacement:</w:t>
      </w:r>
    </w:p>
    <w:p w14:paraId="00000018" w14:textId="16F6C485" w:rsidR="00323B25" w:rsidRPr="005D5FDD" w:rsidRDefault="00000000" w:rsidP="00EB2B7E">
      <w:pPr>
        <w:jc w:val="center"/>
      </w:pPr>
      <m:oMathPara>
        <m:oMath>
          <m:eqArr>
            <m:eqArrPr>
              <m:maxDist m:val="1"/>
              <m:ctrlPr>
                <w:rPr>
                  <w:rFonts w:ascii="Cambria Math" w:eastAsia="Cambria Math" w:hAnsi="Cambria Math"/>
                  <w:i/>
                </w:rPr>
              </m:ctrlPr>
            </m:eqArrPr>
            <m:e>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sSubSup>
                    <m:sSubSupPr>
                      <m:ctrlPr>
                        <w:rPr>
                          <w:rFonts w:ascii="Cambria Math" w:eastAsia="Cambria Math" w:hAnsi="Cambria Math"/>
                        </w:rPr>
                      </m:ctrlPr>
                    </m:sSubSupPr>
                    <m:e>
                      <m:r>
                        <w:rPr>
                          <w:rFonts w:ascii="Cambria Math" w:eastAsia="Cambria Math" w:hAnsi="Cambria Math"/>
                        </w:rPr>
                        <m:t>f</m:t>
                      </m:r>
                    </m:e>
                    <m:sub>
                      <m:r>
                        <w:rPr>
                          <w:rFonts w:ascii="Cambria Math" w:eastAsia="Cambria Math" w:hAnsi="Cambria Math"/>
                        </w:rPr>
                        <m:t>ij</m:t>
                      </m:r>
                    </m:sub>
                    <m:sup>
                      <m:r>
                        <w:rPr>
                          <w:rFonts w:ascii="Cambria Math" w:eastAsia="Cambria Math" w:hAnsi="Cambria Math"/>
                        </w:rPr>
                        <m:t>g</m:t>
                      </m:r>
                    </m:sup>
                  </m:sSubSup>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2</m:t>
                  </m:r>
                </m:e>
              </m:d>
            </m:e>
          </m:eqArr>
          <m:r>
            <w:rPr>
              <w:rFonts w:ascii="Cambria Math" w:hAnsi="Cambria Math"/>
            </w:rPr>
            <m:t xml:space="preserve"> </m:t>
          </m:r>
        </m:oMath>
      </m:oMathPara>
    </w:p>
    <w:p w14:paraId="00000019" w14:textId="34B31933" w:rsidR="00323B25" w:rsidRPr="005D5FDD" w:rsidRDefault="00000000">
      <w:pPr>
        <w:spacing w:after="0"/>
        <w:ind w:firstLine="0"/>
      </w:pPr>
      <w:r w:rsidRPr="005D5FDD">
        <w:t xml:space="preserve">where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ij</m:t>
            </m:r>
          </m:sub>
        </m:sSub>
      </m:oMath>
      <w:r w:rsidRPr="005D5FDD">
        <w:t xml:space="preserve"> is the allele frequency of allele </w:t>
      </w:r>
      <m:oMath>
        <m:r>
          <w:rPr>
            <w:rFonts w:ascii="Cambria Math" w:eastAsia="Cambria Math" w:hAnsi="Cambria Math"/>
          </w:rPr>
          <m:t>i</m:t>
        </m:r>
      </m:oMath>
      <w:r w:rsidRPr="005D5FDD">
        <w:t xml:space="preserve"> in </w:t>
      </w:r>
      <w:r w:rsidR="00FF75B2" w:rsidRPr="005D5FDD">
        <w:t>sample group</w:t>
      </w:r>
      <w:r w:rsidRPr="005D5FDD">
        <w:t xml:space="preserve"> </w:t>
      </w:r>
      <m:oMath>
        <m:r>
          <w:rPr>
            <w:rFonts w:ascii="Cambria Math" w:eastAsia="Cambria Math" w:hAnsi="Cambria Math"/>
          </w:rPr>
          <m:t>j</m:t>
        </m:r>
      </m:oMath>
      <w:r w:rsidRPr="005D5FDD">
        <w:t xml:space="preserve">. When </w:t>
      </w:r>
      <w:r w:rsidRPr="005D5FDD">
        <w:rPr>
          <w:i/>
        </w:rPr>
        <w:t>N</w:t>
      </w:r>
      <w:r w:rsidRPr="005D5FDD">
        <w:t xml:space="preserve"> is finite, however, draws are conducted with replacement and thus binomial coefficients must be used instead to determine the probability of drawing a specific allele:</w:t>
      </w:r>
    </w:p>
    <w:p w14:paraId="0000001A" w14:textId="2385E81E" w:rsidR="00323B25" w:rsidRPr="005D5FDD" w:rsidRDefault="00000000" w:rsidP="00EB2B7E">
      <w:pPr>
        <w:jc w:val="center"/>
      </w:pPr>
      <m:oMathPara>
        <m:oMath>
          <m:eqArr>
            <m:eqArrPr>
              <m:maxDist m:val="1"/>
              <m:ctrlPr>
                <w:rPr>
                  <w:rFonts w:ascii="Cambria Math" w:eastAsia="Cambria Math" w:hAnsi="Cambria Math"/>
                  <w:i/>
                </w:rPr>
              </m:ctrlPr>
            </m:eqArrPr>
            <m:e>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3</m:t>
                  </m:r>
                </m:e>
              </m:d>
            </m:e>
          </m:eqArr>
          <m:r>
            <w:rPr>
              <w:rFonts w:ascii="Cambria Math" w:hAnsi="Cambria Math"/>
            </w:rPr>
            <m:t xml:space="preserve"> </m:t>
          </m:r>
        </m:oMath>
      </m:oMathPara>
    </w:p>
    <w:p w14:paraId="0000001B" w14:textId="7444A354" w:rsidR="00323B25" w:rsidRPr="005D5FDD" w:rsidRDefault="00000000">
      <w:pPr>
        <w:spacing w:before="200" w:after="0"/>
        <w:ind w:firstLine="0"/>
      </w:pPr>
      <w:r w:rsidRPr="005D5FDD">
        <w:t xml:space="preserve">However, HWE is often not a desirable assumption to make. Even if filtering is employed to remove loci which do not conform to HWE, the degree of conformity, and thus the degree of statistical bias in estimating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typically varies somewhat among sample groups. For example, in a sample of 100 genotypes with a minor allele frequency of 0.05, only five minor alleles are expected and two out of three possible combinations of minor homozygotes and heterozygotes that produce that frequency will not deviate from HWE at </w:t>
      </w:r>
      <m:oMath>
        <m:r>
          <w:rPr>
            <w:rFonts w:ascii="Cambria Math" w:hAnsi="Cambria Math"/>
          </w:rPr>
          <m:t>α</m:t>
        </m:r>
        <m:r>
          <w:rPr>
            <w:rFonts w:ascii="Cambria Math" w:eastAsia="Cambria Math" w:hAnsi="Cambria Math"/>
          </w:rPr>
          <m:t>=0.05</m:t>
        </m:r>
      </m:oMath>
      <w:r w:rsidRPr="005D5FDD">
        <w:t xml:space="preserve"> according to an exact test (Wigginton et al., 2005). However, re-sampling these</w:t>
      </w:r>
      <w:r w:rsidR="007D5471" w:rsidRPr="005D5FDD">
        <w:t xml:space="preserve"> genotypes</w:t>
      </w:r>
      <w:r w:rsidRPr="005D5FDD">
        <w:t xml:space="preserve"> to</w:t>
      </w:r>
      <w:r w:rsidR="007D5471" w:rsidRPr="005D5FDD">
        <w:t xml:space="preserve"> a sample size of</w:t>
      </w:r>
      <w:r w:rsidRPr="005D5FDD">
        <w:t xml:space="preserve">, say, ten genotypes will produce quite different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(roughly 0.7, 0.6, and 0.5, for purely heterozygotes, one homozygote and three heterozygotes, and two homozygotes and one heterozygote, respectively</w:t>
      </w:r>
      <w:proofErr w:type="gramStart"/>
      <w:r w:rsidRPr="005D5FDD">
        <w:t>)..</w:t>
      </w:r>
      <w:proofErr w:type="gramEnd"/>
    </w:p>
    <w:p w14:paraId="0000001C" w14:textId="77777777" w:rsidR="00323B25" w:rsidRPr="005D5FDD" w:rsidRDefault="00000000">
      <w:pPr>
        <w:spacing w:before="200" w:after="0"/>
      </w:pPr>
      <w:r w:rsidRPr="005D5FDD">
        <w:lastRenderedPageBreak/>
        <w:t xml:space="preserve">To remedy these problems, we propose the following estimator of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w:t>
      </w:r>
    </w:p>
    <w:p w14:paraId="0000001D" w14:textId="1E786D74" w:rsidR="00323B25" w:rsidRPr="005D5FDD" w:rsidRDefault="00000000" w:rsidP="00EB2B7E">
      <w:pPr>
        <w:jc w:val="center"/>
      </w:pPr>
      <m:oMathPara>
        <m:oMath>
          <m:eqArr>
            <m:eqArrPr>
              <m:maxDist m:val="1"/>
              <m:ctrlPr>
                <w:rPr>
                  <w:rFonts w:ascii="Cambria Math" w:eastAsia="Cambria Math" w:hAnsi="Cambria Math"/>
                  <w:i/>
                </w:rPr>
              </m:ctrlPr>
            </m:eqArrPr>
            <m:e>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k=1</m:t>
                  </m:r>
                </m:sub>
                <m:sup>
                  <m:r>
                    <w:rPr>
                      <w:rFonts w:ascii="Cambria Math" w:eastAsia="Cambria Math" w:hAnsi="Cambria Math"/>
                    </w:rPr>
                    <m:t>h</m:t>
                  </m:r>
                </m:sup>
                <m:e>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e>
                            </m:mr>
                            <m:mr>
                              <m:e>
                                <m:r>
                                  <w:rPr>
                                    <w:rFonts w:ascii="Cambria Math" w:eastAsia="Cambria Math" w:hAnsi="Cambria Math"/>
                                  </w:rPr>
                                  <m:t>γ</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γ</m:t>
                                </m:r>
                              </m:e>
                            </m:mr>
                          </m:m>
                        </m:e>
                      </m:d>
                    </m:den>
                  </m:f>
                </m:e>
              </m:nary>
              <m:r>
                <w:rPr>
                  <w:rFonts w:ascii="Cambria Math" w:hAnsi="Cambria Math"/>
                </w:rPr>
                <m:t>#</m:t>
              </m:r>
              <m:d>
                <m:dPr>
                  <m:ctrlPr>
                    <w:rPr>
                      <w:rFonts w:ascii="Cambria Math" w:eastAsia="Cambria Math" w:hAnsi="Cambria Math"/>
                    </w:rPr>
                  </m:ctrlPr>
                </m:dPr>
                <m:e>
                  <m:r>
                    <w:rPr>
                      <w:rFonts w:ascii="Cambria Math" w:eastAsia="Cambria Math" w:hAnsi="Cambria Math"/>
                    </w:rPr>
                    <m:t>4</m:t>
                  </m:r>
                </m:e>
              </m:d>
              <m:ctrlPr>
                <w:rPr>
                  <w:rFonts w:ascii="Cambria Math" w:hAnsi="Cambria Math"/>
                  <w:i/>
                </w:rPr>
              </m:ctrlPr>
            </m:e>
          </m:eqArr>
          <m:r>
            <w:rPr>
              <w:rFonts w:ascii="Cambria Math" w:hAnsi="Cambria Math"/>
            </w:rPr>
            <m:t xml:space="preserve"> </m:t>
          </m:r>
        </m:oMath>
      </m:oMathPara>
    </w:p>
    <w:p w14:paraId="0000001E" w14:textId="5D51B3F3" w:rsidR="00323B25" w:rsidRPr="005D5FDD" w:rsidRDefault="00000000">
      <w:pPr>
        <w:spacing w:after="0"/>
        <w:ind w:firstLine="0"/>
      </w:pPr>
      <w:r w:rsidRPr="005D5FDD">
        <w:t xml:space="preserve">where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is given by the probability of exclusively drawing any </w:t>
      </w:r>
      <m:oMath>
        <m:r>
          <w:rPr>
            <w:rFonts w:ascii="Cambria Math" w:eastAsia="Cambria Math" w:hAnsi="Cambria Math"/>
          </w:rPr>
          <m:t>k</m:t>
        </m:r>
      </m:oMath>
      <w:r w:rsidRPr="005D5FDD">
        <w:t xml:space="preserve"> of </w:t>
      </w:r>
      <m:oMath>
        <m:r>
          <w:rPr>
            <w:rFonts w:ascii="Cambria Math" w:eastAsia="Cambria Math" w:hAnsi="Cambria Math"/>
          </w:rPr>
          <m:t>h</m:t>
        </m:r>
      </m:oMath>
      <w:r w:rsidRPr="005D5FDD">
        <w:t xml:space="preserve"> possible homozygote genotypes in </w:t>
      </w:r>
      <w:r w:rsidR="00217F1F" w:rsidRPr="005D5FDD">
        <w:t>sample group</w:t>
      </w:r>
      <w:r w:rsidRPr="005D5FDD">
        <w:t xml:space="preserve"> </w:t>
      </w:r>
      <m:oMath>
        <m:r>
          <w:rPr>
            <w:rFonts w:ascii="Cambria Math" w:eastAsia="Cambria Math" w:hAnsi="Cambria Math"/>
          </w:rPr>
          <m:t>j</m:t>
        </m:r>
      </m:oMath>
      <w:r w:rsidRPr="005D5FDD">
        <w:t xml:space="preserve"> given </w:t>
      </w:r>
      <m:oMath>
        <m:r>
          <w:rPr>
            <w:rFonts w:ascii="Cambria Math" w:hAnsi="Cambria Math"/>
          </w:rPr>
          <m:t>γ</m:t>
        </m:r>
      </m:oMath>
      <w:r w:rsidRPr="005D5FDD">
        <w:t xml:space="preserve"> independent sampled </w:t>
      </w:r>
      <w:r w:rsidR="00180B04" w:rsidRPr="005D5FDD">
        <w:rPr>
          <w:color w:val="0000FF"/>
        </w:rPr>
        <w:t>individuals/</w:t>
      </w:r>
      <w:r w:rsidRPr="005D5FDD">
        <w:t>genotypes</w:t>
      </w:r>
      <w:r w:rsidRPr="005D5FDD">
        <w:rPr>
          <w:i/>
        </w:rPr>
        <w:t xml:space="preserve"> </w:t>
      </w:r>
      <w:r w:rsidRPr="005D5FDD">
        <w:t xml:space="preserve">(not gene copies) from the pool of observed </w:t>
      </w:r>
      <w:r w:rsidR="00180B04" w:rsidRPr="005D5FDD">
        <w:rPr>
          <w:color w:val="0000FF"/>
        </w:rPr>
        <w:t>individuals/</w:t>
      </w:r>
      <w:r w:rsidRPr="005D5FDD">
        <w:t xml:space="preserve">genotypes. Here,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oMath>
      <w:r w:rsidRPr="005D5FDD">
        <w:t xml:space="preserve"> is the number of observed homozygote genotypes of type </w:t>
      </w:r>
      <m:oMath>
        <m:r>
          <w:rPr>
            <w:rFonts w:ascii="Cambria Math" w:eastAsia="Cambria Math" w:hAnsi="Cambria Math"/>
          </w:rPr>
          <m:t>k</m:t>
        </m:r>
      </m:oMath>
      <w:r w:rsidRPr="005D5FDD">
        <w:t xml:space="preserve"> in </w:t>
      </w:r>
      <w:r w:rsidR="00FF75B2" w:rsidRPr="005D5FDD">
        <w:t>sample group</w:t>
      </w:r>
      <w:r w:rsidRPr="005D5FDD">
        <w:t xml:space="preserve"> </w:t>
      </w:r>
      <m:oMath>
        <m:r>
          <w:rPr>
            <w:rFonts w:ascii="Cambria Math" w:eastAsia="Cambria Math" w:hAnsi="Cambria Math"/>
          </w:rPr>
          <m:t>j</m:t>
        </m:r>
      </m:oMath>
      <w:r w:rsidRPr="005D5FDD">
        <w:t xml:space="preserve">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is the total number of observed genotypes of all types, including heterozygotes. For example, in a sample group containing sequence data for ten genotypes at a single bi-allelic loci in which one genotype is </w:t>
      </w:r>
      <w:r w:rsidRPr="005D5FDD">
        <w:rPr>
          <w:i/>
        </w:rPr>
        <w:t>AA</w:t>
      </w:r>
      <w:r w:rsidRPr="005D5FDD">
        <w:t xml:space="preserve">, two are </w:t>
      </w:r>
      <w:r w:rsidRPr="005D5FDD">
        <w:rPr>
          <w:i/>
        </w:rPr>
        <w:t>AG</w:t>
      </w:r>
      <w:r w:rsidRPr="005D5FDD">
        <w:t xml:space="preserve">, and four are </w:t>
      </w:r>
      <w:r w:rsidRPr="005D5FDD">
        <w:rPr>
          <w:i/>
        </w:rPr>
        <w:t>GG</w:t>
      </w:r>
      <w:r w:rsidRPr="005D5FDD">
        <w:t xml:space="preserve">; </w:t>
      </w:r>
      <w:r w:rsidRPr="005D5FDD">
        <w:rPr>
          <w:i/>
        </w:rPr>
        <w:t xml:space="preserve">h </w:t>
      </w:r>
      <w:r w:rsidRPr="005D5FDD">
        <w:t>is</w:t>
      </w:r>
      <w:r w:rsidRPr="005D5FDD">
        <w:rPr>
          <w:i/>
        </w:rPr>
        <w:t xml:space="preserve"> </w:t>
      </w:r>
      <w:r w:rsidRPr="005D5FDD">
        <w:t xml:space="preserve">two,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oMath>
      <w:r w:rsidRPr="005D5FDD">
        <w:rPr>
          <w:rFonts w:eastAsia="Cambria Math"/>
        </w:rPr>
        <w:t xml:space="preserve"> will be one and four for the </w:t>
      </w:r>
      <w:r w:rsidRPr="005D5FDD">
        <w:rPr>
          <w:rFonts w:eastAsia="Cambria Math"/>
          <w:i/>
        </w:rPr>
        <w:t xml:space="preserve">AA </w:t>
      </w:r>
      <w:r w:rsidRPr="005D5FDD">
        <w:rPr>
          <w:rFonts w:eastAsia="Cambria Math"/>
        </w:rPr>
        <w:t xml:space="preserve">and </w:t>
      </w:r>
      <w:r w:rsidRPr="005D5FDD">
        <w:rPr>
          <w:rFonts w:eastAsia="Cambria Math"/>
          <w:i/>
        </w:rPr>
        <w:t xml:space="preserve">GG </w:t>
      </w:r>
      <w:r w:rsidRPr="005D5FDD">
        <w:rPr>
          <w:rFonts w:eastAsia="Cambria Math"/>
        </w:rPr>
        <w:t xml:space="preserve">genotypes, respectively,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will be ten</w:t>
      </w:r>
      <w:r w:rsidRPr="005D5FDD">
        <w:rPr>
          <w:rFonts w:eastAsia="Cambria Math"/>
        </w:rPr>
        <w:t>. A subsample of three individuals (</w:t>
      </w:r>
      <m:oMath>
        <m:r>
          <w:rPr>
            <w:rFonts w:ascii="Cambria Math" w:hAnsi="Cambria Math"/>
          </w:rPr>
          <m:t>γ</m:t>
        </m:r>
      </m:oMath>
      <w:r w:rsidRPr="005D5FDD">
        <w:t xml:space="preserve"> = 3) will therefore yield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rPr>
          <w:rFonts w:eastAsia="Cambria Math"/>
        </w:rPr>
        <w:t xml:space="preserve"> ≈ 0.76, implying that a segregating site would be observed roughly 76% of the time if three samples were to be drawn from this sample group at random.</w:t>
      </w:r>
    </w:p>
    <w:p w14:paraId="0000001F" w14:textId="78BF64BC" w:rsidR="00323B25" w:rsidRPr="005D5FDD" w:rsidRDefault="00000000">
      <w:pPr>
        <w:spacing w:before="200" w:after="0"/>
      </w:pPr>
      <w:r w:rsidRPr="005D5FDD">
        <w:t xml:space="preserve">Interestingly, this method, like the richness method and related private allele rarefaction approaches, can account for varying amounts of missing data at specific loci in different </w:t>
      </w:r>
      <w:r w:rsidR="00FF75B2" w:rsidRPr="005D5FDD">
        <w:t>sample groups</w:t>
      </w:r>
      <w:r w:rsidRPr="005D5FDD">
        <w:t xml:space="preserve"> by varying </w:t>
      </w:r>
      <m:oMath>
        <m:r>
          <w:rPr>
            <w:rFonts w:ascii="Cambria Math" w:hAnsi="Cambria Math"/>
          </w:rPr>
          <m:t>γ</m:t>
        </m:r>
      </m:oMath>
      <w:r w:rsidRPr="005D5FDD">
        <w:t xml:space="preserve"> across loci. Specifically, setting </w:t>
      </w:r>
      <m:oMath>
        <m:r>
          <w:rPr>
            <w:rFonts w:ascii="Cambria Math" w:hAnsi="Cambria Math"/>
          </w:rPr>
          <m:t>γ</m:t>
        </m:r>
      </m:oMath>
      <w:r w:rsidRPr="005D5FDD">
        <w:t xml:space="preserve"> equal to the smallest observed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rPr>
          <w:rFonts w:eastAsia="Cambria Math"/>
        </w:rPr>
        <w:t xml:space="preserve"> </w:t>
      </w:r>
      <w:r w:rsidRPr="005D5FDD">
        <w:t xml:space="preserve">across all </w:t>
      </w:r>
      <w:r w:rsidR="00FF75B2" w:rsidRPr="005D5FDD">
        <w:t>sample groups</w:t>
      </w:r>
      <w:r w:rsidRPr="005D5FDD">
        <w:t xml:space="preserve"> after accounting for missing data at each locus retains the highest amount of information possible at each locus while standardizing sample sizes. Note that setting </w:t>
      </w:r>
      <m:oMath>
        <m:r>
          <w:rPr>
            <w:rFonts w:ascii="Cambria Math" w:hAnsi="Cambria Math"/>
          </w:rPr>
          <m:t>γ</m:t>
        </m:r>
      </m:oMath>
      <w:r w:rsidRPr="005D5FDD">
        <w:t xml:space="preserve"> =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will result in either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 1 or 0 depending on if the locus is segregating or not in the observed data without rarefaction. Thus, all sample groups other than that with the smallest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rPr>
          <w:rFonts w:eastAsia="Cambria Math"/>
        </w:rPr>
        <w:t xml:space="preserve"> will be sampled to the size of the smallest group. </w:t>
      </w:r>
    </w:p>
    <w:p w14:paraId="00000020" w14:textId="7BF15D2F" w:rsidR="00323B25" w:rsidRPr="005D5FDD" w:rsidRDefault="00000000">
      <w:pPr>
        <w:spacing w:before="200" w:after="0"/>
      </w:pPr>
      <w:r w:rsidRPr="005D5FDD">
        <w:lastRenderedPageBreak/>
        <w:t xml:space="preserve">Applying the optimum </w:t>
      </w:r>
      <m:oMath>
        <m:r>
          <w:rPr>
            <w:rFonts w:ascii="Cambria Math" w:hAnsi="Cambria Math"/>
          </w:rPr>
          <m:t>γ</m:t>
        </m:r>
      </m:oMath>
      <w:r w:rsidRPr="005D5FDD">
        <w:t xml:space="preserve"> at each locus across </w:t>
      </w:r>
      <w:r w:rsidR="00FF75B2" w:rsidRPr="005D5FDD">
        <w:t>sample groups</w:t>
      </w:r>
      <w:r w:rsidRPr="005D5FDD">
        <w:t xml:space="preserve"> is particularly useful given that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rPr>
          <w:rFonts w:eastAsia="Cambria Math"/>
        </w:rPr>
        <w:t>,</w:t>
      </w:r>
      <w:r w:rsidRPr="005D5FDD">
        <w:t xml:space="preserve"> or the expected total number of segregating sites across all loci, is often of specific interest as a measure of genetic diversity when comparing </w:t>
      </w:r>
      <w:r w:rsidR="00FF75B2" w:rsidRPr="005D5FDD">
        <w:t>sample groups</w:t>
      </w:r>
      <w:r w:rsidRPr="005D5FDD">
        <w:t>. Given that the</w:t>
      </w:r>
      <w:r w:rsidR="00FF75B2" w:rsidRPr="005D5FDD">
        <w:t xml:space="preserve"> </w:t>
      </w:r>
      <w:r w:rsidRPr="005D5FDD">
        <w:t xml:space="preserve">expected number of segregating sites at locus </w:t>
      </w:r>
      <m:oMath>
        <m:r>
          <w:rPr>
            <w:rFonts w:ascii="Cambria Math" w:eastAsia="Cambria Math" w:hAnsi="Cambria Math"/>
          </w:rPr>
          <m:t>q</m:t>
        </m:r>
      </m:oMath>
      <w:r w:rsidRPr="005D5FDD">
        <w:t xml:space="preserve"> in population </w:t>
      </w:r>
      <m:oMath>
        <m:r>
          <w:rPr>
            <w:rFonts w:ascii="Cambria Math" w:eastAsia="Cambria Math" w:hAnsi="Cambria Math"/>
          </w:rPr>
          <m:t>j</m:t>
        </m:r>
      </m:oMath>
      <w:r w:rsidRPr="005D5FDD">
        <w:t xml:space="preserve">,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sub>
            </m:sSub>
          </m:e>
        </m:d>
      </m:oMath>
      <w:r w:rsidRPr="005D5FDD">
        <w:t xml:space="preserve">, is equal to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00E93652" w:rsidRPr="005D5FDD">
        <w:rPr>
          <w:color w:val="0000FF"/>
        </w:rPr>
        <w:t xml:space="preserve">, the expected total </w:t>
      </w:r>
      <w:r w:rsidR="00E93652" w:rsidRPr="005D5FDD">
        <w:rPr>
          <w:i/>
          <w:iCs/>
          <w:color w:val="0000FF"/>
        </w:rPr>
        <w:t xml:space="preserve">S </w:t>
      </w:r>
      <w:r w:rsidR="00E93652" w:rsidRPr="005D5FDD">
        <w:rPr>
          <w:color w:val="0000FF"/>
        </w:rPr>
        <w:t>in a population,</w:t>
      </w:r>
      <w:r w:rsidRPr="005D5FDD">
        <w:rPr>
          <w:color w:val="0000FF"/>
        </w:rPr>
        <w:t xml:space="preserve"> </w:t>
      </w:r>
      <w:r w:rsidRPr="005D5FDD">
        <w:t xml:space="preserve">can be calculated by summing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across all </w:t>
      </w:r>
      <m:oMath>
        <m:r>
          <w:rPr>
            <w:rFonts w:ascii="Cambria Math" w:eastAsia="Cambria Math" w:hAnsi="Cambria Math"/>
          </w:rPr>
          <m:t>Q</m:t>
        </m:r>
      </m:oMath>
      <w:r w:rsidRPr="005D5FDD">
        <w:t xml:space="preserve"> loci:</w:t>
      </w:r>
    </w:p>
    <w:p w14:paraId="00000021" w14:textId="7429E3BF"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q=1</m:t>
                  </m:r>
                </m:sub>
                <m:sup>
                  <m:r>
                    <w:rPr>
                      <w:rFonts w:ascii="Cambria Math" w:eastAsia="Cambria Math" w:hAnsi="Cambria Math"/>
                    </w:rPr>
                    <m:t>Q</m:t>
                  </m:r>
                </m:sup>
                <m:e>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5</m:t>
                  </m:r>
                </m:e>
              </m:d>
            </m:e>
          </m:eqArr>
          <m:r>
            <w:rPr>
              <w:rFonts w:ascii="Cambria Math" w:hAnsi="Cambria Math"/>
            </w:rPr>
            <m:t xml:space="preserve"> </m:t>
          </m:r>
        </m:oMath>
      </m:oMathPara>
    </w:p>
    <w:p w14:paraId="00000022" w14:textId="32E77252" w:rsidR="00323B25" w:rsidRPr="005D5FDD" w:rsidRDefault="00000000">
      <w:pPr>
        <w:spacing w:after="0"/>
        <w:ind w:firstLine="0"/>
      </w:pPr>
      <w:r w:rsidRPr="005D5FDD">
        <w:t xml:space="preserve">with </w:t>
      </w:r>
      <m:oMath>
        <m:r>
          <w:rPr>
            <w:rFonts w:ascii="Cambria Math" w:hAnsi="Cambria Math"/>
          </w:rPr>
          <m:t>γ</m:t>
        </m:r>
      </m:oMath>
      <w:r w:rsidRPr="005D5FDD">
        <w:t xml:space="preserve"> set accordingly for each locus. In this case, </w:t>
      </w:r>
      <m:oMath>
        <m:r>
          <w:rPr>
            <w:rFonts w:ascii="Cambria Math" w:eastAsia="Cambria Math" w:hAnsi="Cambria Math"/>
          </w:rPr>
          <m:t>0≤E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sub>
            </m:sSub>
          </m:e>
        </m:d>
        <m:r>
          <w:rPr>
            <w:rFonts w:ascii="Cambria Math" w:eastAsia="Cambria Math" w:hAnsi="Cambria Math"/>
          </w:rPr>
          <m:t>≤1</m:t>
        </m:r>
      </m:oMath>
      <w:r w:rsidR="00FF75B2" w:rsidRPr="005D5FDD">
        <w:t xml:space="preserve"> </w:t>
      </w:r>
      <w:r w:rsidRPr="005D5FDD">
        <w:t xml:space="preserve">for all loci (and thus </w:t>
      </w:r>
      <m:oMath>
        <m:r>
          <w:rPr>
            <w:rFonts w:ascii="Cambria Math" w:eastAsia="Cambria Math" w:hAnsi="Cambria Math"/>
          </w:rPr>
          <m:t>0≤E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r>
          <w:rPr>
            <w:rFonts w:ascii="Cambria Math" w:eastAsia="Cambria Math" w:hAnsi="Cambria Math"/>
          </w:rPr>
          <m:t>≤Q</m:t>
        </m:r>
      </m:oMath>
      <w:r w:rsidRPr="005D5FDD">
        <w:t>).</w:t>
      </w:r>
    </w:p>
    <w:p w14:paraId="00000023" w14:textId="77777777" w:rsidR="00323B25" w:rsidRPr="005D5FDD" w:rsidRDefault="00000000">
      <w:pPr>
        <w:spacing w:before="200" w:after="0"/>
      </w:pPr>
      <w:r w:rsidRPr="005D5FDD">
        <w:t xml:space="preserve">Usefully, under this framework each locus represents a single Bernoulli trial in which it can be observed to be segregating or not with probability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As such, the variance of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for each locus is given by</w:t>
      </w:r>
    </w:p>
    <w:p w14:paraId="00000024" w14:textId="6020C5F3" w:rsidR="00323B25" w:rsidRPr="005D5FDD" w:rsidRDefault="00000000" w:rsidP="0084432D">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r>
                <w:rPr>
                  <w:rFonts w:ascii="Cambria Math" w:eastAsia="Cambria Math" w:hAnsi="Cambria Math"/>
                </w:rPr>
                <m:t>=</m:t>
              </m:r>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m:t>
                  </m:r>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e>
              </m: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6</m:t>
                  </m:r>
                </m:e>
              </m:d>
            </m:e>
          </m:eqArr>
          <m:r>
            <w:rPr>
              <w:rFonts w:ascii="Cambria Math" w:hAnsi="Cambria Math"/>
            </w:rPr>
            <m:t xml:space="preserve"> </m:t>
          </m:r>
        </m:oMath>
      </m:oMathPara>
    </w:p>
    <w:p w14:paraId="00000025" w14:textId="0EFE245D" w:rsidR="00323B25" w:rsidRPr="005D5FDD" w:rsidRDefault="00000000">
      <w:pPr>
        <w:spacing w:after="0"/>
        <w:ind w:firstLine="0"/>
      </w:pPr>
      <w:r w:rsidRPr="005D5FDD">
        <w:t xml:space="preserve">and, if each locus is independent, the variance of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Sj</m:t>
                </m:r>
              </m:sub>
            </m:sSub>
          </m:e>
        </m:d>
      </m:oMath>
      <w:r w:rsidRPr="005D5FDD">
        <w:t xml:space="preserve"> is equal to the sum of </w:t>
      </w:r>
      <m:oMath>
        <m:sSubSup>
          <m:sSubSupPr>
            <m:ctrlPr>
              <w:rPr>
                <w:rFonts w:ascii="Cambria Math" w:eastAsia="Cambria Math" w:hAnsi="Cambria Math"/>
              </w:rPr>
            </m:ctrlPr>
          </m:sSubSupPr>
          <m:e>
            <m:r>
              <w:rPr>
                <w:rFonts w:ascii="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oMath>
      <w:r w:rsidRPr="005D5FDD">
        <w:t xml:space="preserve"> across all loci:</w:t>
      </w:r>
    </w:p>
    <w:p w14:paraId="00000026" w14:textId="6C28ED0E" w:rsidR="00323B25" w:rsidRPr="005D5FDD" w:rsidRDefault="00000000" w:rsidP="0084432D">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σ</m:t>
                  </m:r>
                </m:e>
                <m: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sub>
                <m:sup>
                  <m:r>
                    <w:rPr>
                      <w:rFonts w:ascii="Cambria Math" w:eastAsia="Cambria Math" w:hAnsi="Cambria Math"/>
                    </w:rPr>
                    <m:t>2</m:t>
                  </m:r>
                </m:sup>
              </m:sSubSup>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q=1</m:t>
                  </m:r>
                </m:sub>
                <m:sup>
                  <m:r>
                    <w:rPr>
                      <w:rFonts w:ascii="Cambria Math" w:eastAsia="Cambria Math" w:hAnsi="Cambria Math"/>
                    </w:rPr>
                    <m:t>Q</m:t>
                  </m:r>
                </m:sup>
                <m:e>
                  <m:sSubSup>
                    <m:sSubSupPr>
                      <m:ctrlPr>
                        <w:rPr>
                          <w:rFonts w:ascii="Cambria Math" w:eastAsia="Cambria Math" w:hAnsi="Cambria Math"/>
                        </w:rPr>
                      </m:ctrlPr>
                    </m:sSubSupPr>
                    <m:e>
                      <m:r>
                        <w:rPr>
                          <w:rFonts w:ascii="Cambria Math" w:eastAsia="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7</m:t>
                  </m:r>
                </m:e>
              </m:d>
            </m:e>
          </m:eqArr>
          <m:r>
            <w:rPr>
              <w:rFonts w:ascii="Cambria Math" w:hAnsi="Cambria Math"/>
            </w:rPr>
            <m:t xml:space="preserve"> </m:t>
          </m:r>
        </m:oMath>
      </m:oMathPara>
    </w:p>
    <w:p w14:paraId="00000027" w14:textId="3275FC74" w:rsidR="00323B25" w:rsidRPr="005D5FDD" w:rsidRDefault="00000000">
      <w:pPr>
        <w:spacing w:before="200" w:after="0"/>
      </w:pPr>
      <w:r w:rsidRPr="005D5FDD">
        <w:t xml:space="preserve">Confidence and prediction intervals can then be derived using standard approaches for the sum of random, independent Bernoulli trials. When </w:t>
      </w:r>
      <m:oMath>
        <m:r>
          <w:rPr>
            <w:rFonts w:ascii="Cambria Math" w:eastAsia="Cambria Math" w:hAnsi="Cambria Math"/>
          </w:rPr>
          <m:t>Q</m:t>
        </m:r>
      </m:oMath>
      <w:r w:rsidRPr="005D5FDD">
        <w:t xml:space="preserve"> is large, for example, the distribution </w:t>
      </w:r>
      <w:r w:rsidRPr="005D5FDD">
        <w:lastRenderedPageBreak/>
        <w:t xml:space="preserve">of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Sj</m:t>
                </m:r>
              </m:sub>
            </m:sSub>
          </m:e>
        </m:d>
      </m:oMath>
      <w:r w:rsidRPr="005D5FDD">
        <w:t xml:space="preserve"> should be approach normal and confidence and prediction intervals can be derived using standard normal approximation using the equations</w:t>
      </w:r>
      <w:r w:rsidR="0084432D" w:rsidRPr="005D5FDD">
        <w:t>:</w:t>
      </w:r>
    </w:p>
    <w:p w14:paraId="00000028" w14:textId="05F88FFB"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rPr>
                <m:t>C</m:t>
              </m:r>
              <m:sSub>
                <m:sSubPr>
                  <m:ctrlPr>
                    <w:rPr>
                      <w:rFonts w:ascii="Cambria Math" w:eastAsia="Cambria Math" w:hAnsi="Cambria Math"/>
                    </w:rPr>
                  </m:ctrlPr>
                </m:sSubPr>
                <m:e>
                  <m:r>
                    <w:rPr>
                      <w:rFonts w:ascii="Cambria Math" w:eastAsia="Cambria Math" w:hAnsi="Cambria Math"/>
                    </w:rPr>
                    <m:t>I</m:t>
                  </m:r>
                </m:e>
                <m:sub>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r>
                <w:rPr>
                  <w:rFonts w:ascii="Cambria Math" w:eastAsia="Cambria Math" w:hAnsi="Cambria Math"/>
                </w:rPr>
                <m:t>±Z</m:t>
              </m:r>
              <m:rad>
                <m:radPr>
                  <m:degHide m:val="1"/>
                  <m:ctrlPr>
                    <w:rPr>
                      <w:rFonts w:ascii="Cambria Math" w:eastAsia="Cambria Math" w:hAnsi="Cambria Math"/>
                    </w:rPr>
                  </m:ctrlPr>
                </m:radPr>
                <m:deg/>
                <m:e>
                  <m:f>
                    <m:fPr>
                      <m:ctrlPr>
                        <w:rPr>
                          <w:rFonts w:ascii="Cambria Math" w:eastAsia="Cambria Math" w:hAnsi="Cambria Math"/>
                        </w:rPr>
                      </m:ctrlPr>
                    </m:fPr>
                    <m:num>
                      <m:sSubSup>
                        <m:sSubSupPr>
                          <m:ctrlPr>
                            <w:rPr>
                              <w:rFonts w:ascii="Cambria Math" w:eastAsia="Cambria Math" w:hAnsi="Cambria Math"/>
                            </w:rPr>
                          </m:ctrlPr>
                        </m:sSubSupPr>
                        <m:e>
                          <m:r>
                            <w:rPr>
                              <w:rFonts w:ascii="Cambria Math" w:eastAsia="Cambria Math" w:hAnsi="Cambria Math"/>
                            </w:rPr>
                            <m:t>σ</m:t>
                          </m:r>
                        </m:e>
                        <m: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sub>
                        <m:sup>
                          <m:r>
                            <w:rPr>
                              <w:rFonts w:ascii="Cambria Math" w:eastAsia="Cambria Math" w:hAnsi="Cambria Math"/>
                            </w:rPr>
                            <m:t>2</m:t>
                          </m:r>
                        </m:sup>
                      </m:sSubSup>
                    </m:num>
                    <m:den>
                      <m:r>
                        <w:rPr>
                          <w:rFonts w:ascii="Cambria Math" w:eastAsia="Cambria Math" w:hAnsi="Cambria Math"/>
                        </w:rPr>
                        <m:t>Q</m:t>
                      </m:r>
                    </m:den>
                  </m:f>
                </m:e>
              </m:ra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8</m:t>
                  </m:r>
                </m:e>
              </m:d>
            </m:e>
          </m:eqArr>
          <m:r>
            <w:rPr>
              <w:rFonts w:ascii="Cambria Math" w:hAnsi="Cambria Math"/>
            </w:rPr>
            <m:t xml:space="preserve"> </m:t>
          </m:r>
        </m:oMath>
      </m:oMathPara>
    </w:p>
    <w:p w14:paraId="00000029" w14:textId="11D7945A"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rPr>
                <m:t>P</m:t>
              </m:r>
              <m:sSub>
                <m:sSubPr>
                  <m:ctrlPr>
                    <w:rPr>
                      <w:rFonts w:ascii="Cambria Math" w:eastAsia="Cambria Math" w:hAnsi="Cambria Math"/>
                    </w:rPr>
                  </m:ctrlPr>
                </m:sSubPr>
                <m:e>
                  <m:r>
                    <w:rPr>
                      <w:rFonts w:ascii="Cambria Math" w:eastAsia="Cambria Math" w:hAnsi="Cambria Math"/>
                    </w:rPr>
                    <m:t>I</m:t>
                  </m:r>
                </m:e>
                <m:sub>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r>
                <w:rPr>
                  <w:rFonts w:ascii="Cambria Math" w:eastAsia="Cambria Math" w:hAnsi="Cambria Math"/>
                </w:rPr>
                <m:t>±Z</m:t>
              </m:r>
              <m:rad>
                <m:radPr>
                  <m:degHide m:val="1"/>
                  <m:ctrlPr>
                    <w:rPr>
                      <w:rFonts w:ascii="Cambria Math" w:eastAsia="Cambria Math" w:hAnsi="Cambria Math"/>
                    </w:rPr>
                  </m:ctrlPr>
                </m:radPr>
                <m:deg/>
                <m:e>
                  <m:sSubSup>
                    <m:sSubSupPr>
                      <m:ctrlPr>
                        <w:rPr>
                          <w:rFonts w:ascii="Cambria Math" w:eastAsia="Cambria Math" w:hAnsi="Cambria Math"/>
                        </w:rPr>
                      </m:ctrlPr>
                    </m:sSubSupPr>
                    <m:e>
                      <m:r>
                        <w:rPr>
                          <w:rFonts w:ascii="Cambria Math" w:eastAsia="Cambria Math" w:hAnsi="Cambria Math"/>
                        </w:rPr>
                        <m:t>σ</m:t>
                      </m:r>
                    </m:e>
                    <m: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sub>
                    <m:sup>
                      <m:r>
                        <w:rPr>
                          <w:rFonts w:ascii="Cambria Math" w:eastAsia="Cambria Math" w:hAnsi="Cambria Math"/>
                        </w:rPr>
                        <m:t>2</m:t>
                      </m:r>
                    </m:sup>
                  </m:sSubSup>
                  <m:d>
                    <m:dPr>
                      <m:ctrlPr>
                        <w:rPr>
                          <w:rFonts w:ascii="Cambria Math" w:eastAsia="Cambria Math" w:hAnsi="Cambria Math"/>
                        </w:rPr>
                      </m:ctrlPr>
                    </m:dPr>
                    <m:e>
                      <m:r>
                        <w:rPr>
                          <w:rFonts w:ascii="Cambria Math" w:eastAsia="Cambria Math" w:hAnsi="Cambria Math"/>
                        </w:rPr>
                        <m:t>1+</m:t>
                      </m:r>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Q</m:t>
                              </m:r>
                            </m:den>
                          </m:f>
                        </m:e>
                      </m:d>
                    </m:e>
                  </m:d>
                </m:e>
              </m:ra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9</m:t>
                  </m:r>
                </m:e>
              </m:d>
            </m:e>
          </m:eqArr>
          <m:r>
            <w:rPr>
              <w:rFonts w:ascii="Cambria Math" w:hAnsi="Cambria Math"/>
            </w:rPr>
            <m:t xml:space="preserve"> </m:t>
          </m:r>
        </m:oMath>
      </m:oMathPara>
    </w:p>
    <w:p w14:paraId="559DE4BD" w14:textId="786D418F" w:rsidR="00B82014" w:rsidRPr="005D5FDD" w:rsidRDefault="00000000">
      <w:pPr>
        <w:spacing w:after="0"/>
        <w:ind w:firstLine="0"/>
      </w:pPr>
      <w:r w:rsidRPr="005D5FDD">
        <w:t xml:space="preserve">where </w:t>
      </w:r>
      <m:oMath>
        <m:r>
          <w:rPr>
            <w:rFonts w:ascii="Cambria Math" w:eastAsia="Cambria Math" w:hAnsi="Cambria Math"/>
          </w:rPr>
          <m:t>Z</m:t>
        </m:r>
      </m:oMath>
      <w:r w:rsidRPr="005D5FDD">
        <w:t xml:space="preserve"> is given by the normal quantile function </w:t>
      </w:r>
      <m:oMath>
        <m:r>
          <w:rPr>
            <w:rFonts w:ascii="Cambria Math" w:eastAsia="Cambria Math" w:hAnsi="Cambria Math"/>
          </w:rPr>
          <m:t>Z=</m:t>
        </m:r>
        <m:sSub>
          <m:sSubPr>
            <m:ctrlPr>
              <w:rPr>
                <w:rFonts w:ascii="Cambria Math" w:eastAsia="Cambria Math" w:hAnsi="Cambria Math"/>
              </w:rPr>
            </m:ctrlPr>
          </m:sSubPr>
          <m:e>
            <m:r>
              <w:rPr>
                <w:rFonts w:ascii="Cambria Math" w:eastAsia="Cambria Math" w:hAnsi="Cambria Math"/>
              </w:rPr>
              <m:t>Q</m:t>
            </m:r>
          </m:e>
          <m:sub>
            <m:r>
              <w:rPr>
                <w:rFonts w:ascii="Cambria Math" w:eastAsia="Cambria Math" w:hAnsi="Cambria Math"/>
              </w:rPr>
              <m:t>X</m:t>
            </m:r>
          </m:sub>
        </m:sSub>
        <m:d>
          <m:dPr>
            <m:ctrlPr>
              <w:rPr>
                <w:rFonts w:ascii="Cambria Math" w:eastAsia="Cambria Math" w:hAnsi="Cambria Math"/>
              </w:rPr>
            </m:ctrlPr>
          </m:dPr>
          <m:e>
            <m:r>
              <w:rPr>
                <w:rFonts w:ascii="Cambria Math" w:eastAsia="Cambria Math" w:hAnsi="Cambria Math"/>
              </w:rPr>
              <m:t>1-α</m:t>
            </m:r>
          </m:e>
        </m:d>
      </m:oMath>
      <w:r w:rsidRPr="005D5FDD">
        <w:t xml:space="preserve"> with </w:t>
      </w:r>
      <m:oMath>
        <m:r>
          <w:rPr>
            <w:rFonts w:ascii="Cambria Math" w:hAnsi="Cambria Math"/>
          </w:rPr>
          <m:t>μ</m:t>
        </m:r>
        <m:r>
          <w:rPr>
            <w:rFonts w:ascii="Cambria Math" w:eastAsia="Cambria Math" w:hAnsi="Cambria Math"/>
          </w:rPr>
          <m:t>=0</m:t>
        </m:r>
      </m:oMath>
      <w:r w:rsidRPr="005D5FDD">
        <w:t xml:space="preserve"> and </w:t>
      </w:r>
      <m:oMath>
        <m:r>
          <w:rPr>
            <w:rFonts w:ascii="Cambria Math" w:hAnsi="Cambria Math"/>
          </w:rPr>
          <m:t>σ</m:t>
        </m:r>
        <m:r>
          <w:rPr>
            <w:rFonts w:ascii="Cambria Math" w:eastAsia="Cambria Math" w:hAnsi="Cambria Math"/>
          </w:rPr>
          <m:t>=1</m:t>
        </m:r>
      </m:oMath>
      <w:r w:rsidRPr="005D5FDD">
        <w:t xml:space="preserve"> for a desired confidence level </w:t>
      </w:r>
      <m:oMath>
        <m:r>
          <w:rPr>
            <w:rFonts w:ascii="Cambria Math" w:hAnsi="Cambria Math"/>
          </w:rPr>
          <m:t>α</m:t>
        </m:r>
      </m:oMath>
      <w:r w:rsidRPr="005D5FDD">
        <w:t>.</w:t>
      </w:r>
    </w:p>
    <w:p w14:paraId="65167A95" w14:textId="0A0F33B8" w:rsidR="00E93652" w:rsidRPr="00FF28C5" w:rsidRDefault="00B82014" w:rsidP="00B82014">
      <w:pPr>
        <w:spacing w:before="240" w:after="0"/>
        <w:ind w:firstLine="0"/>
        <w:rPr>
          <w:color w:val="0000FF"/>
        </w:rPr>
      </w:pPr>
      <w:r w:rsidRPr="005D5FDD">
        <w:tab/>
      </w:r>
      <w:r w:rsidR="00E93652" w:rsidRPr="005D5FDD">
        <w:rPr>
          <w:color w:val="0000FF"/>
        </w:rPr>
        <w:t xml:space="preserve">The expected value of S,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00E93652" w:rsidRPr="005D5FDD">
        <w:rPr>
          <w:color w:val="0000FF"/>
        </w:rPr>
        <w:t>, can then be incorporated into calculations of Watterson’s θ</w:t>
      </w:r>
      <w:r w:rsidR="00180B04" w:rsidRPr="005D5FDD">
        <w:rPr>
          <w:color w:val="0000FF"/>
        </w:rPr>
        <w:t xml:space="preserve"> (</w:t>
      </w:r>
      <m:oMath>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oMath>
      <w:r w:rsidR="00180B04" w:rsidRPr="005D5FDD">
        <w:rPr>
          <w:color w:val="0000FF"/>
        </w:rPr>
        <w:t>)</w:t>
      </w:r>
      <w:r w:rsidR="00E93652" w:rsidRPr="005D5FDD">
        <w:rPr>
          <w:color w:val="0000FF"/>
        </w:rPr>
        <w:t xml:space="preserve"> if desired using </w:t>
      </w:r>
      <w:r w:rsidR="00E12B6C" w:rsidRPr="005D5FDD">
        <w:rPr>
          <w:color w:val="0000FF"/>
        </w:rPr>
        <w:t xml:space="preserve">a slight modification of </w:t>
      </w:r>
      <w:r w:rsidR="00E93652" w:rsidRPr="005D5FDD">
        <w:rPr>
          <w:color w:val="0000FF"/>
        </w:rPr>
        <w:t>equation</w:t>
      </w:r>
      <w:r w:rsidR="00E12B6C" w:rsidRPr="005D5FDD">
        <w:rPr>
          <w:color w:val="0000FF"/>
        </w:rPr>
        <w:t xml:space="preserve"> 1.4 from </w:t>
      </w:r>
      <w:r w:rsidR="00E12B6C" w:rsidRPr="00FF28C5">
        <w:rPr>
          <w:color w:val="0000FF"/>
        </w:rPr>
        <w:t xml:space="preserve">Watterson </w:t>
      </w:r>
      <w:r w:rsidR="00E12B6C" w:rsidRPr="00FF28C5">
        <w:rPr>
          <w:color w:val="0000FF"/>
        </w:rPr>
        <w:fldChar w:fldCharType="begin"/>
      </w:r>
      <w:r w:rsidR="00520949">
        <w:rPr>
          <w:color w:val="0000FF"/>
        </w:rPr>
        <w:instrText xml:space="preserve"> ADDIN ZOTERO_ITEM CSL_CITATION {"citationID":"cFg7Pj5h","properties":{"formattedCitation":"(Watterson, 1975)","plainCitation":"(Watterson, 1975)","dontUpdate":true,"noteIndex":0},"citationItems":[{"id":5657,"uris":["http://zotero.org/users/10196124/items/4JQYHI5F"],"itemData":{"id":5657,"type":"article-journal","abstract":"The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E12B6C" w:rsidRPr="00FF28C5">
        <w:rPr>
          <w:color w:val="0000FF"/>
        </w:rPr>
        <w:fldChar w:fldCharType="separate"/>
      </w:r>
      <w:r w:rsidR="00645414" w:rsidRPr="00FF28C5">
        <w:rPr>
          <w:color w:val="0000FF"/>
        </w:rPr>
        <w:t>(1975)</w:t>
      </w:r>
      <w:r w:rsidR="00E12B6C" w:rsidRPr="00FF28C5">
        <w:rPr>
          <w:color w:val="0000FF"/>
        </w:rPr>
        <w:fldChar w:fldCharType="end"/>
      </w:r>
      <w:r w:rsidR="00E93652" w:rsidRPr="00FF28C5">
        <w:rPr>
          <w:color w:val="0000FF"/>
        </w:rPr>
        <w:t>:</w:t>
      </w:r>
    </w:p>
    <w:p w14:paraId="131E704F" w14:textId="11E48EDC" w:rsidR="00E12B6C" w:rsidRPr="005D5FDD" w:rsidRDefault="00000000" w:rsidP="00B82014">
      <w:pPr>
        <w:spacing w:before="240" w:after="0"/>
        <w:ind w:firstLine="0"/>
        <w:rPr>
          <w:color w:val="0000FF"/>
        </w:rPr>
      </w:pPr>
      <m:oMathPara>
        <m:oMath>
          <m:eqArr>
            <m:eqArrPr>
              <m:maxDist m:val="1"/>
              <m:ctrlPr>
                <w:rPr>
                  <w:rFonts w:ascii="Cambria Math" w:hAnsi="Cambria Math"/>
                  <w:i/>
                  <w:color w:val="0000FF"/>
                </w:rPr>
              </m:ctrlPr>
            </m:eqArrPr>
            <m:e>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r>
                <w:rPr>
                  <w:rFonts w:ascii="Cambria Math" w:hAnsi="Cambria Math"/>
                  <w:color w:val="0000FF"/>
                </w:rPr>
                <m:t>=</m:t>
              </m:r>
              <m:f>
                <m:fPr>
                  <m:ctrlPr>
                    <w:rPr>
                      <w:rFonts w:ascii="Cambria Math" w:hAnsi="Cambria Math"/>
                      <w:i/>
                      <w:color w:val="0000FF"/>
                    </w:rPr>
                  </m:ctrlPr>
                </m:fPr>
                <m:num>
                  <m:sSub>
                    <m:sSubPr>
                      <m:ctrlPr>
                        <w:rPr>
                          <w:rFonts w:ascii="Cambria Math" w:hAnsi="Cambria Math"/>
                          <w:i/>
                          <w:color w:val="0000FF"/>
                        </w:rPr>
                      </m:ctrlPr>
                    </m:sSubPr>
                    <m:e>
                      <m:r>
                        <w:rPr>
                          <w:rFonts w:ascii="Cambria Math" w:hAnsi="Cambria Math"/>
                          <w:color w:val="0000FF"/>
                        </w:rPr>
                        <m:t>E(N</m:t>
                      </m:r>
                    </m:e>
                    <m:sub>
                      <m:r>
                        <w:rPr>
                          <w:rFonts w:ascii="Cambria Math" w:hAnsi="Cambria Math"/>
                          <w:color w:val="0000FF"/>
                        </w:rPr>
                        <m:t>S</m:t>
                      </m:r>
                    </m:sub>
                  </m:sSub>
                  <m:r>
                    <w:rPr>
                      <w:rFonts w:ascii="Cambria Math" w:hAnsi="Cambria Math"/>
                      <w:color w:val="0000FF"/>
                    </w:rPr>
                    <m:t>)</m:t>
                  </m:r>
                </m:num>
                <m:den>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1</m:t>
                      </m:r>
                    </m:sub>
                  </m:sSub>
                </m:den>
              </m:f>
              <m:r>
                <w:rPr>
                  <w:rFonts w:ascii="Cambria Math" w:hAnsi="Cambria Math"/>
                  <w:color w:val="0000FF"/>
                </w:rPr>
                <m:t>#</m:t>
              </m:r>
              <m:d>
                <m:dPr>
                  <m:ctrlPr>
                    <w:rPr>
                      <w:rFonts w:ascii="Cambria Math" w:hAnsi="Cambria Math"/>
                      <w:i/>
                      <w:color w:val="0000FF"/>
                    </w:rPr>
                  </m:ctrlPr>
                </m:dPr>
                <m:e>
                  <m:r>
                    <w:rPr>
                      <w:rFonts w:ascii="Cambria Math" w:hAnsi="Cambria Math"/>
                      <w:color w:val="0000FF"/>
                    </w:rPr>
                    <m:t>10</m:t>
                  </m:r>
                </m:e>
              </m:d>
            </m:e>
          </m:eqArr>
        </m:oMath>
      </m:oMathPara>
    </w:p>
    <w:p w14:paraId="017B5B44" w14:textId="02B7F057" w:rsidR="00B82014" w:rsidRPr="005D5FDD" w:rsidRDefault="00E93652" w:rsidP="00B82014">
      <w:pPr>
        <w:spacing w:before="240" w:after="0"/>
        <w:ind w:firstLine="0"/>
        <w:rPr>
          <w:color w:val="0000FF"/>
        </w:rPr>
      </w:pPr>
      <w:r w:rsidRPr="005D5FDD">
        <w:rPr>
          <w:color w:val="0000FF"/>
        </w:rPr>
        <w:t xml:space="preserve"> </w:t>
      </w:r>
      <w:r w:rsidR="00E12B6C" w:rsidRPr="005D5FDD">
        <w:rPr>
          <w:color w:val="0000FF"/>
        </w:rPr>
        <w:t xml:space="preserve">where </w:t>
      </w:r>
      <m:oMath>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1</m:t>
            </m:r>
          </m:sub>
        </m:sSub>
        <m:r>
          <w:rPr>
            <w:rFonts w:ascii="Cambria Math" w:hAnsi="Cambria Math"/>
            <w:color w:val="0000FF"/>
          </w:rPr>
          <m:t xml:space="preserve"> = </m:t>
        </m:r>
        <m:nary>
          <m:naryPr>
            <m:chr m:val="∑"/>
            <m:limLoc m:val="undOvr"/>
            <m:ctrlPr>
              <w:rPr>
                <w:rFonts w:ascii="Cambria Math" w:hAnsi="Cambria Math"/>
                <w:i/>
                <w:color w:val="0000FF"/>
              </w:rPr>
            </m:ctrlPr>
          </m:naryPr>
          <m:sub>
            <m:r>
              <w:rPr>
                <w:rFonts w:ascii="Cambria Math" w:hAnsi="Cambria Math"/>
                <w:color w:val="0000FF"/>
              </w:rPr>
              <m:t>j = 1</m:t>
            </m:r>
          </m:sub>
          <m:sup>
            <m:r>
              <w:rPr>
                <w:rFonts w:ascii="Cambria Math" w:hAnsi="Cambria Math"/>
                <w:color w:val="0000FF"/>
              </w:rPr>
              <m:t>γ - 1</m:t>
            </m:r>
          </m:sup>
          <m:e>
            <m:f>
              <m:fPr>
                <m:type m:val="skw"/>
                <m:ctrlPr>
                  <w:rPr>
                    <w:rFonts w:ascii="Cambria Math" w:hAnsi="Cambria Math"/>
                    <w:i/>
                    <w:color w:val="0000FF"/>
                  </w:rPr>
                </m:ctrlPr>
              </m:fPr>
              <m:num>
                <m:r>
                  <w:rPr>
                    <w:rFonts w:ascii="Cambria Math" w:hAnsi="Cambria Math"/>
                    <w:color w:val="0000FF"/>
                  </w:rPr>
                  <m:t>1</m:t>
                </m:r>
              </m:num>
              <m:den>
                <m:r>
                  <w:rPr>
                    <w:rFonts w:ascii="Cambria Math" w:hAnsi="Cambria Math"/>
                    <w:color w:val="0000FF"/>
                  </w:rPr>
                  <m:t>j</m:t>
                </m:r>
              </m:den>
            </m:f>
          </m:e>
        </m:nary>
      </m:oMath>
      <w:r w:rsidR="00E12B6C" w:rsidRPr="005D5FDD">
        <w:rPr>
          <w:color w:val="0000FF"/>
        </w:rPr>
        <w:t xml:space="preserve"> and </w:t>
      </w:r>
      <m:oMath>
        <m:r>
          <w:rPr>
            <w:rFonts w:ascii="Cambria Math" w:hAnsi="Cambria Math"/>
            <w:color w:val="0000FF"/>
          </w:rPr>
          <m:t>γ</m:t>
        </m:r>
      </m:oMath>
      <w:r w:rsidR="00E12B6C" w:rsidRPr="005D5FDD">
        <w:rPr>
          <w:color w:val="0000FF"/>
        </w:rPr>
        <w:t xml:space="preserve"> is the number of </w:t>
      </w:r>
      <w:r w:rsidR="00180B04" w:rsidRPr="005D5FDD">
        <w:rPr>
          <w:color w:val="0000FF"/>
        </w:rPr>
        <w:t xml:space="preserve">individuals/genotypes sampled when calculating </w:t>
      </w:r>
      <m:oMath>
        <m:sSub>
          <m:sSubPr>
            <m:ctrlPr>
              <w:rPr>
                <w:rFonts w:ascii="Cambria Math" w:hAnsi="Cambria Math"/>
                <w:i/>
                <w:color w:val="0000FF"/>
              </w:rPr>
            </m:ctrlPr>
          </m:sSubPr>
          <m:e>
            <m:r>
              <w:rPr>
                <w:rFonts w:ascii="Cambria Math" w:hAnsi="Cambria Math"/>
                <w:color w:val="0000FF"/>
              </w:rPr>
              <m:t>E(N</m:t>
            </m:r>
          </m:e>
          <m:sub>
            <m:r>
              <w:rPr>
                <w:rFonts w:ascii="Cambria Math" w:hAnsi="Cambria Math"/>
                <w:color w:val="0000FF"/>
              </w:rPr>
              <m:t>S</m:t>
            </m:r>
          </m:sub>
        </m:sSub>
        <m:r>
          <w:rPr>
            <w:rFonts w:ascii="Cambria Math" w:hAnsi="Cambria Math"/>
            <w:color w:val="0000FF"/>
          </w:rPr>
          <m:t>)</m:t>
        </m:r>
      </m:oMath>
      <w:r w:rsidR="00180B04" w:rsidRPr="005D5FDD">
        <w:rPr>
          <w:color w:val="0000FF"/>
        </w:rPr>
        <w:t>.</w:t>
      </w:r>
      <w:r w:rsidR="00CF0C10">
        <w:rPr>
          <w:color w:val="0000FF"/>
        </w:rPr>
        <w:t xml:space="preserve"> If using a variable </w:t>
      </w:r>
      <m:oMath>
        <m:r>
          <w:rPr>
            <w:rFonts w:ascii="Cambria Math" w:hAnsi="Cambria Math"/>
            <w:color w:val="0000FF"/>
          </w:rPr>
          <m:t>γ</m:t>
        </m:r>
      </m:oMath>
      <w:r w:rsidR="00CF0C10">
        <w:rPr>
          <w:color w:val="0000FF"/>
        </w:rPr>
        <w:t xml:space="preserve"> per locus to account for variable missing data rates, the mean of </w:t>
      </w:r>
      <m:oMath>
        <m:r>
          <w:rPr>
            <w:rFonts w:ascii="Cambria Math" w:hAnsi="Cambria Math"/>
            <w:color w:val="0000FF"/>
          </w:rPr>
          <m:t>γ</m:t>
        </m:r>
      </m:oMath>
      <w:r w:rsidR="00CF0C10">
        <w:rPr>
          <w:color w:val="0000FF"/>
        </w:rPr>
        <w:t xml:space="preserve"> should be used instead.</w:t>
      </w:r>
      <w:r w:rsidR="00180B04" w:rsidRPr="005D5FDD">
        <w:rPr>
          <w:color w:val="0000FF"/>
        </w:rPr>
        <w:t xml:space="preserve"> </w:t>
      </w:r>
      <w:commentRangeStart w:id="111"/>
      <w:r w:rsidR="00180B04" w:rsidRPr="005D5FDD">
        <w:rPr>
          <w:color w:val="0000FF"/>
        </w:rPr>
        <w:t xml:space="preserve">The variance of </w:t>
      </w:r>
      <m:oMath>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oMath>
      <w:r w:rsidR="00180B04" w:rsidRPr="005D5FDD">
        <w:rPr>
          <w:color w:val="0000FF"/>
        </w:rPr>
        <w:t xml:space="preserve"> must then be increased somewhat to account for the increase in variance due to rarefaction</w:t>
      </w:r>
      <w:r w:rsidR="002D0E81" w:rsidRPr="005D5FDD">
        <w:rPr>
          <w:color w:val="0000FF"/>
        </w:rPr>
        <w:t xml:space="preserve"> by summing expected variance in </w:t>
      </w:r>
      <m:oMath>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oMath>
      <w:r w:rsidR="002D0E81" w:rsidRPr="005D5FDD">
        <w:rPr>
          <w:color w:val="0000FF"/>
        </w:rPr>
        <w:t xml:space="preserve"> given by Watterson </w:t>
      </w:r>
      <w:r w:rsidR="002D0E81" w:rsidRPr="00FF28C5">
        <w:rPr>
          <w:color w:val="0000FF"/>
        </w:rPr>
        <w:fldChar w:fldCharType="begin"/>
      </w:r>
      <w:r w:rsidR="00520949">
        <w:rPr>
          <w:color w:val="0000FF"/>
        </w:rPr>
        <w:instrText xml:space="preserve"> ADDIN ZOTERO_ITEM CSL_CITATION {"citationID":"3PHEWOv7","properties":{"formattedCitation":"(Watterson, 1975)","plainCitation":"(Watterson, 1975)","dontUpdate":true,"noteIndex":0},"citationItems":[{"id":5657,"uris":["http://zotero.org/users/10196124/items/4JQYHI5F"],"itemData":{"id":5657,"type":"article-journal","abstract":"The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2D0E81" w:rsidRPr="00FF28C5">
        <w:rPr>
          <w:color w:val="0000FF"/>
        </w:rPr>
        <w:fldChar w:fldCharType="separate"/>
      </w:r>
      <w:r w:rsidR="00645414" w:rsidRPr="00FF28C5">
        <w:rPr>
          <w:color w:val="0000FF"/>
        </w:rPr>
        <w:t>(1975)</w:t>
      </w:r>
      <w:r w:rsidR="002D0E81" w:rsidRPr="00FF28C5">
        <w:rPr>
          <w:color w:val="0000FF"/>
        </w:rPr>
        <w:fldChar w:fldCharType="end"/>
      </w:r>
      <w:r w:rsidR="002D0E81" w:rsidRPr="005D5FDD">
        <w:rPr>
          <w:color w:val="0000FF"/>
        </w:rPr>
        <w:t xml:space="preserve"> and </w:t>
      </w:r>
      <m:oMath>
        <m:sSubSup>
          <m:sSubSupPr>
            <m:ctrlPr>
              <w:rPr>
                <w:rFonts w:ascii="Cambria Math" w:eastAsia="Cambria Math" w:hAnsi="Cambria Math"/>
                <w:color w:val="0000FF"/>
              </w:rPr>
            </m:ctrlPr>
          </m:sSubSupPr>
          <m:e>
            <m:r>
              <w:rPr>
                <w:rFonts w:ascii="Cambria Math" w:hAnsi="Cambria Math"/>
                <w:color w:val="0000FF"/>
              </w:rPr>
              <m:t>σ</m:t>
            </m:r>
          </m:e>
          <m:sub>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sub>
          <m:sup>
            <m:r>
              <w:rPr>
                <w:rFonts w:ascii="Cambria Math" w:eastAsia="Cambria Math" w:hAnsi="Cambria Math"/>
                <w:color w:val="0000FF"/>
              </w:rPr>
              <m:t>2</m:t>
            </m:r>
          </m:sup>
        </m:sSubSup>
      </m:oMath>
      <w:r w:rsidR="002D0E81" w:rsidRPr="005D5FDD">
        <w:rPr>
          <w:color w:val="0000FF"/>
        </w:rPr>
        <w:t xml:space="preserve">: </w:t>
      </w:r>
    </w:p>
    <w:p w14:paraId="777FAD6E" w14:textId="43B6DDDE" w:rsidR="002D0E81" w:rsidRPr="005D5FDD" w:rsidRDefault="00000000" w:rsidP="00B82014">
      <w:pPr>
        <w:spacing w:before="240" w:after="0"/>
        <w:ind w:firstLine="0"/>
        <w:rPr>
          <w:color w:val="0000FF"/>
        </w:rPr>
      </w:pPr>
      <m:oMathPara>
        <m:oMath>
          <m:eqArr>
            <m:eqArrPr>
              <m:maxDist m:val="1"/>
              <m:ctrlPr>
                <w:rPr>
                  <w:rFonts w:ascii="Cambria Math" w:hAnsi="Cambria Math"/>
                  <w:i/>
                  <w:color w:val="0000FF"/>
                </w:rPr>
              </m:ctrlPr>
            </m:eqArrPr>
            <m:e>
              <m:sSubSup>
                <m:sSubSupPr>
                  <m:ctrlPr>
                    <w:rPr>
                      <w:rFonts w:ascii="Cambria Math" w:hAnsi="Cambria Math"/>
                      <w:i/>
                      <w:color w:val="0000FF"/>
                    </w:rPr>
                  </m:ctrlPr>
                </m:sSubSupPr>
                <m:e>
                  <m:r>
                    <w:rPr>
                      <w:rFonts w:ascii="Cambria Math" w:hAnsi="Cambria Math"/>
                      <w:color w:val="0000FF"/>
                    </w:rPr>
                    <m:t>σ</m:t>
                  </m:r>
                </m:e>
                <m:sub>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sub>
                <m:sup>
                  <m:r>
                    <w:rPr>
                      <w:rFonts w:ascii="Cambria Math" w:hAnsi="Cambria Math"/>
                      <w:color w:val="0000FF"/>
                    </w:rPr>
                    <m:t>2</m:t>
                  </m:r>
                </m:sup>
              </m:sSubSup>
              <m:r>
                <w:rPr>
                  <w:rFonts w:ascii="Cambria Math" w:hAnsi="Cambria Math"/>
                  <w:color w:val="0000FF"/>
                </w:rPr>
                <m:t>=</m:t>
              </m:r>
              <m:d>
                <m:dPr>
                  <m:ctrlPr>
                    <w:rPr>
                      <w:rFonts w:ascii="Cambria Math" w:hAnsi="Cambria Math"/>
                      <w:i/>
                      <w:color w:val="0000FF"/>
                    </w:rPr>
                  </m:ctrlPr>
                </m:dPr>
                <m:e>
                  <m:f>
                    <m:fPr>
                      <m:ctrlPr>
                        <w:rPr>
                          <w:rFonts w:ascii="Cambria Math" w:hAnsi="Cambria Math"/>
                          <w:i/>
                          <w:color w:val="0000FF"/>
                        </w:rPr>
                      </m:ctrlPr>
                    </m:fPr>
                    <m:num>
                      <m:r>
                        <w:rPr>
                          <w:rFonts w:ascii="Cambria Math" w:hAnsi="Cambria Math"/>
                          <w:color w:val="0000FF"/>
                        </w:rPr>
                        <m:t>θ</m:t>
                      </m:r>
                    </m:num>
                    <m:den>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1</m:t>
                          </m:r>
                        </m:sub>
                      </m:sSub>
                    </m:den>
                  </m:f>
                  <m:r>
                    <w:rPr>
                      <w:rFonts w:ascii="Cambria Math" w:hAnsi="Cambria Math"/>
                      <w:color w:val="0000FF"/>
                    </w:rPr>
                    <m:t>+</m:t>
                  </m:r>
                  <m:f>
                    <m:fPr>
                      <m:ctrlPr>
                        <w:rPr>
                          <w:rFonts w:ascii="Cambria Math" w:hAnsi="Cambria Math"/>
                          <w:i/>
                          <w:color w:val="0000FF"/>
                        </w:rPr>
                      </m:ctrlPr>
                    </m:fPr>
                    <m:num>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2</m:t>
                          </m:r>
                        </m:sub>
                      </m:sSub>
                      <m:sSup>
                        <m:sSupPr>
                          <m:ctrlPr>
                            <w:rPr>
                              <w:rFonts w:ascii="Cambria Math" w:hAnsi="Cambria Math"/>
                              <w:i/>
                              <w:color w:val="0000FF"/>
                            </w:rPr>
                          </m:ctrlPr>
                        </m:sSupPr>
                        <m:e>
                          <m:r>
                            <w:rPr>
                              <w:rFonts w:ascii="Cambria Math" w:hAnsi="Cambria Math"/>
                              <w:color w:val="0000FF"/>
                            </w:rPr>
                            <m:t>θ</m:t>
                          </m:r>
                        </m:e>
                        <m:sup>
                          <m:r>
                            <w:rPr>
                              <w:rFonts w:ascii="Cambria Math" w:hAnsi="Cambria Math"/>
                              <w:color w:val="0000FF"/>
                            </w:rPr>
                            <m:t>2</m:t>
                          </m:r>
                        </m:sup>
                      </m:sSup>
                    </m:num>
                    <m:den>
                      <m:sSubSup>
                        <m:sSubSupPr>
                          <m:ctrlPr>
                            <w:rPr>
                              <w:rFonts w:ascii="Cambria Math" w:hAnsi="Cambria Math"/>
                              <w:i/>
                              <w:color w:val="0000FF"/>
                            </w:rPr>
                          </m:ctrlPr>
                        </m:sSubSupPr>
                        <m:e>
                          <m:r>
                            <w:rPr>
                              <w:rFonts w:ascii="Cambria Math" w:hAnsi="Cambria Math"/>
                              <w:color w:val="0000FF"/>
                            </w:rPr>
                            <m:t>α</m:t>
                          </m:r>
                        </m:e>
                        <m:sub>
                          <m:r>
                            <w:rPr>
                              <w:rFonts w:ascii="Cambria Math" w:hAnsi="Cambria Math"/>
                              <w:color w:val="0000FF"/>
                            </w:rPr>
                            <m:t>1</m:t>
                          </m:r>
                        </m:sub>
                        <m:sup>
                          <m:r>
                            <w:rPr>
                              <w:rFonts w:ascii="Cambria Math" w:hAnsi="Cambria Math"/>
                              <w:color w:val="0000FF"/>
                            </w:rPr>
                            <m:t>2</m:t>
                          </m:r>
                        </m:sup>
                      </m:sSubSup>
                    </m:den>
                  </m:f>
                </m:e>
              </m:d>
              <m:r>
                <w:rPr>
                  <w:rFonts w:ascii="Cambria Math" w:hAnsi="Cambria Math"/>
                  <w:color w:val="0000FF"/>
                </w:rPr>
                <m:t>+</m:t>
              </m:r>
              <m:sSubSup>
                <m:sSubSupPr>
                  <m:ctrlPr>
                    <w:rPr>
                      <w:rFonts w:ascii="Cambria Math" w:eastAsia="Cambria Math" w:hAnsi="Cambria Math"/>
                      <w:color w:val="0000FF"/>
                    </w:rPr>
                  </m:ctrlPr>
                </m:sSubSupPr>
                <m:e>
                  <m:r>
                    <w:rPr>
                      <w:rFonts w:ascii="Cambria Math" w:hAnsi="Cambria Math"/>
                      <w:color w:val="0000FF"/>
                    </w:rPr>
                    <m:t>σ</m:t>
                  </m:r>
                </m:e>
                <m:sub>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sub>
                <m:sup>
                  <m:r>
                    <w:rPr>
                      <w:rFonts w:ascii="Cambria Math" w:eastAsia="Cambria Math" w:hAnsi="Cambria Math"/>
                      <w:color w:val="0000FF"/>
                    </w:rPr>
                    <m:t>2</m:t>
                  </m:r>
                </m:sup>
              </m:sSubSup>
              <m:r>
                <w:rPr>
                  <w:rFonts w:ascii="Cambria Math" w:hAnsi="Cambria Math"/>
                  <w:color w:val="0000FF"/>
                </w:rPr>
                <m:t>#</m:t>
              </m:r>
              <m:d>
                <m:dPr>
                  <m:ctrlPr>
                    <w:rPr>
                      <w:rFonts w:ascii="Cambria Math" w:hAnsi="Cambria Math"/>
                      <w:i/>
                      <w:color w:val="0000FF"/>
                    </w:rPr>
                  </m:ctrlPr>
                </m:dPr>
                <m:e>
                  <m:r>
                    <w:rPr>
                      <w:rFonts w:ascii="Cambria Math" w:hAnsi="Cambria Math"/>
                      <w:color w:val="0000FF"/>
                    </w:rPr>
                    <m:t>11</m:t>
                  </m:r>
                </m:e>
              </m:d>
            </m:e>
          </m:eqArr>
        </m:oMath>
      </m:oMathPara>
    </w:p>
    <w:p w14:paraId="65C272E5" w14:textId="36614228" w:rsidR="002D0E81" w:rsidRPr="005D5FDD" w:rsidRDefault="002D0E81" w:rsidP="00B82014">
      <w:pPr>
        <w:spacing w:before="240" w:after="0"/>
        <w:ind w:firstLine="0"/>
        <w:rPr>
          <w:color w:val="0000FF"/>
        </w:rPr>
      </w:pPr>
      <w:r w:rsidRPr="005D5FDD">
        <w:rPr>
          <w:color w:val="0000FF"/>
        </w:rPr>
        <w:t xml:space="preserve">where </w:t>
      </w:r>
      <m:oMath>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2</m:t>
            </m:r>
          </m:sub>
        </m:sSub>
        <m:r>
          <w:rPr>
            <w:rFonts w:ascii="Cambria Math" w:hAnsi="Cambria Math"/>
            <w:color w:val="0000FF"/>
          </w:rPr>
          <m:t xml:space="preserve"> = </m:t>
        </m:r>
        <m:nary>
          <m:naryPr>
            <m:chr m:val="∑"/>
            <m:limLoc m:val="undOvr"/>
            <m:ctrlPr>
              <w:rPr>
                <w:rFonts w:ascii="Cambria Math" w:hAnsi="Cambria Math"/>
                <w:i/>
                <w:color w:val="0000FF"/>
              </w:rPr>
            </m:ctrlPr>
          </m:naryPr>
          <m:sub>
            <m:r>
              <w:rPr>
                <w:rFonts w:ascii="Cambria Math" w:hAnsi="Cambria Math"/>
                <w:color w:val="0000FF"/>
              </w:rPr>
              <m:t>j = 1</m:t>
            </m:r>
          </m:sub>
          <m:sup>
            <m:r>
              <w:rPr>
                <w:rFonts w:ascii="Cambria Math" w:hAnsi="Cambria Math"/>
                <w:color w:val="0000FF"/>
              </w:rPr>
              <m:t>γ - 1</m:t>
            </m:r>
          </m:sup>
          <m:e>
            <m:sSup>
              <m:sSupPr>
                <m:ctrlPr>
                  <w:rPr>
                    <w:rFonts w:ascii="Cambria Math" w:hAnsi="Cambria Math"/>
                    <w:i/>
                    <w:color w:val="0000FF"/>
                  </w:rPr>
                </m:ctrlPr>
              </m:sSupPr>
              <m:e>
                <m:r>
                  <w:rPr>
                    <w:rFonts w:ascii="Cambria Math" w:hAnsi="Cambria Math"/>
                    <w:color w:val="0000FF"/>
                  </w:rPr>
                  <m:t>j</m:t>
                </m:r>
              </m:e>
              <m:sup>
                <m:r>
                  <w:rPr>
                    <w:rFonts w:ascii="Cambria Math" w:hAnsi="Cambria Math"/>
                    <w:color w:val="0000FF"/>
                  </w:rPr>
                  <m:t>-2</m:t>
                </m:r>
              </m:sup>
            </m:sSup>
          </m:e>
        </m:nary>
      </m:oMath>
      <w:r w:rsidRPr="005D5FDD">
        <w:rPr>
          <w:color w:val="0000FF"/>
        </w:rPr>
        <w:t xml:space="preserve"> </w:t>
      </w:r>
      <w:r w:rsidRPr="005D5FDD">
        <w:rPr>
          <w:color w:val="0000FF"/>
        </w:rPr>
        <w:fldChar w:fldCharType="begin"/>
      </w:r>
      <w:r w:rsidRPr="005D5FDD">
        <w:rPr>
          <w:color w:val="0000FF"/>
        </w:rPr>
        <w:instrText xml:space="preserve"> ADDIN ZOTERO_ITEM CSL_CITATION {"citationID":"OS1J0omJ","properties":{"formattedCitation":"(Wang, 2005)","plainCitation":"(Wang, 2005)","noteIndex":0},"citationItems":[{"id":5822,"uris":["http://zotero.org/users/10196124/items/EZ3T5CTE"],"itemData":{"id":5822,"type":"article-journal","container-title":"Philosophical Transactions of the Royal Society B: Biological Sciences","DOI":"10.1098/rstb.2005.1682","issue":"1459","journalAbbreviation":"Philosophical Transactions of the Royal Society B: Biological Sciences","note":"publisher: Royal Society","page":"1395-1409","title":"Estimation of effective population sizes from data on genetic markers","volume":"360","author":[{"family":"Wang","given":"Jinliang"}],"issued":{"date-parts":[["2005",7,13]]},"citation-key":"wangEstimationEffectivePopulation2005"}}],"schema":"https://github.com/citation-style-language/schema/raw/master/csl-citation.json"} </w:instrText>
      </w:r>
      <w:r w:rsidRPr="005D5FDD">
        <w:rPr>
          <w:color w:val="0000FF"/>
        </w:rPr>
        <w:fldChar w:fldCharType="separate"/>
      </w:r>
      <w:r w:rsidRPr="005D5FDD">
        <w:rPr>
          <w:color w:val="0000FF"/>
        </w:rPr>
        <w:t>(Wang, 2005)</w:t>
      </w:r>
      <w:r w:rsidRPr="005D5FDD">
        <w:rPr>
          <w:color w:val="0000FF"/>
        </w:rPr>
        <w:fldChar w:fldCharType="end"/>
      </w:r>
      <w:r w:rsidRPr="005D5FDD">
        <w:rPr>
          <w:color w:val="0000FF"/>
        </w:rPr>
        <w:t>.</w:t>
      </w:r>
      <w:commentRangeEnd w:id="111"/>
      <w:r w:rsidR="00F7430F">
        <w:rPr>
          <w:rStyle w:val="CommentReference"/>
        </w:rPr>
        <w:commentReference w:id="111"/>
      </w:r>
    </w:p>
    <w:p w14:paraId="0000002B" w14:textId="77777777" w:rsidR="00323B25" w:rsidRPr="005D5FDD" w:rsidRDefault="00000000" w:rsidP="0084432D">
      <w:pPr>
        <w:pStyle w:val="Heading2"/>
        <w:spacing w:before="360"/>
        <w:rPr>
          <w:rFonts w:cs="Times New Roman"/>
        </w:rPr>
      </w:pPr>
      <w:r w:rsidRPr="005D5FDD">
        <w:rPr>
          <w:rFonts w:cs="Times New Roman"/>
        </w:rPr>
        <w:lastRenderedPageBreak/>
        <w:t>Empirical Validation</w:t>
      </w:r>
    </w:p>
    <w:p w14:paraId="0000002C" w14:textId="15821005" w:rsidR="00323B25" w:rsidRPr="005D5FDD" w:rsidRDefault="00000000">
      <w:pPr>
        <w:spacing w:after="0"/>
        <w:ind w:firstLine="0"/>
      </w:pPr>
      <w:r w:rsidRPr="005D5FDD">
        <w:t xml:space="preserve">To validate equations 4 and 5, we simulated genotypic data for two populations with sizes 100 and 1000, each with 100 bi-allelic loci with minor allele frequencies spaced equally between 0.01 and </w:t>
      </w:r>
      <w:r w:rsidRPr="005D5FDD">
        <w:rPr>
          <w:color w:val="0000FF"/>
        </w:rPr>
        <w:t>0.</w:t>
      </w:r>
      <w:r w:rsidR="006105E0" w:rsidRPr="005D5FDD">
        <w:rPr>
          <w:color w:val="0000FF"/>
        </w:rPr>
        <w:t>5</w:t>
      </w:r>
      <w:r w:rsidRPr="005D5FDD">
        <w:t xml:space="preserve">. We added missing data to each population </w:t>
      </w:r>
      <w:r w:rsidR="00F53F78" w:rsidRPr="005D5FDD">
        <w:t xml:space="preserve">by </w:t>
      </w:r>
      <w:r w:rsidRPr="005D5FDD">
        <w:t xml:space="preserve">assigning each locus a missing data rate </w:t>
      </w:r>
      <m:oMath>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mq</m:t>
            </m:r>
          </m:sub>
        </m:sSub>
      </m:oMath>
      <w:r w:rsidRPr="005D5FDD">
        <w:t xml:space="preserve"> from a uniform distribution such that </w:t>
      </w:r>
      <m:oMath>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mq</m:t>
            </m:r>
          </m:sub>
        </m:sSub>
        <m:r>
          <w:rPr>
            <w:rFonts w:ascii="Cambria Math" w:eastAsia="Cambria Math" w:hAnsi="Cambria Math"/>
          </w:rPr>
          <m:t>∼U</m:t>
        </m:r>
        <m:d>
          <m:dPr>
            <m:ctrlPr>
              <w:rPr>
                <w:rFonts w:ascii="Cambria Math" w:eastAsia="Cambria Math" w:hAnsi="Cambria Math"/>
              </w:rPr>
            </m:ctrlPr>
          </m:dPr>
          <m:e>
            <m:r>
              <w:rPr>
                <w:rFonts w:ascii="Cambria Math" w:eastAsia="Cambria Math" w:hAnsi="Cambria Math"/>
              </w:rPr>
              <m:t>0, 0.3</m:t>
            </m:r>
          </m:e>
        </m:d>
      </m:oMath>
      <w:r w:rsidRPr="005D5FDD">
        <w:t xml:space="preserve">, ensuring that overall allele frequencies in each population were maintained. We then used the methods described above to estimate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t xml:space="preserve"> and their variances given the number of sampled genotypes was between 10 and 100. (</w:t>
      </w:r>
      <w:r w:rsidRPr="005D5FDD">
        <w:rPr>
          <w:i/>
        </w:rPr>
        <w:t>i.e.</w:t>
      </w:r>
      <w:r w:rsidRPr="005D5FDD">
        <w:t>,</w:t>
      </w:r>
      <w:r w:rsidR="00F53F78" w:rsidRPr="005D5FDD">
        <w:t xml:space="preserve"> γ</w:t>
      </w:r>
      <w:r w:rsidRPr="005D5FDD">
        <w:t xml:space="preserve"> </w:t>
      </w:r>
      <m:oMath>
        <m:r>
          <w:rPr>
            <w:rFonts w:ascii="Cambria Math" w:eastAsia="Cambria Math" w:hAnsi="Cambria Math"/>
          </w:rPr>
          <m:t>=10</m:t>
        </m:r>
      </m:oMath>
      <w:r w:rsidRPr="005D5FDD">
        <w:rPr>
          <w:rFonts w:eastAsia="Cambria Math"/>
        </w:rPr>
        <w:t>, 20, 30, …, 100)</w:t>
      </w:r>
      <w:r w:rsidRPr="005D5FDD">
        <w:t xml:space="preserve">. For evaluation, we also conducted between 1,000 and 10,000 random draws (i.e 1,000, 2,000, …, 10,000) for each </w:t>
      </w:r>
      <m:oMath>
        <m:r>
          <w:rPr>
            <w:rFonts w:ascii="Cambria Math" w:hAnsi="Cambria Math"/>
          </w:rPr>
          <m:t>γ</m:t>
        </m:r>
      </m:oMath>
      <w:r w:rsidRPr="005D5FDD">
        <w:t xml:space="preserve"> from each locus in each population, then calculated the statistic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its variance for each locus empirically and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t xml:space="preserve"> by summing across all 100 loci for each set of draws. We likewise calculated the variance of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oMath>
      <w:r w:rsidRPr="005D5FDD">
        <w:t xml:space="preserve"> directly across all sets of random draws.</w:t>
      </w:r>
      <w:r w:rsidR="006105E0" w:rsidRPr="005D5FDD">
        <w:t xml:space="preserve"> </w:t>
      </w:r>
      <w:r w:rsidR="006105E0" w:rsidRPr="005D5FDD">
        <w:rPr>
          <w:color w:val="0000FF"/>
        </w:rPr>
        <w:t xml:space="preserve">We also repeated this procedure with data derived from coalescent simulations to test the validity of </w:t>
      </w:r>
      <m:oMath>
        <m:acc>
          <m:accPr>
            <m:ctrlPr>
              <w:rPr>
                <w:rFonts w:ascii="Cambria Math" w:eastAsia="Cambria Math" w:hAnsi="Cambria Math"/>
                <w:color w:val="0000FF"/>
              </w:rPr>
            </m:ctrlPr>
          </m:accPr>
          <m:e>
            <m:r>
              <w:rPr>
                <w:rFonts w:ascii="Cambria Math" w:eastAsia="Cambria Math" w:hAnsi="Cambria Math"/>
                <w:color w:val="0000FF"/>
              </w:rPr>
              <m:t>P</m:t>
            </m:r>
          </m:e>
        </m:acc>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006105E0" w:rsidRPr="005D5FDD">
        <w:rPr>
          <w:color w:val="0000FF"/>
        </w:rPr>
        <w:t xml:space="preserve"> and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006105E0" w:rsidRPr="005D5FDD">
        <w:rPr>
          <w:color w:val="0000FF"/>
        </w:rPr>
        <w:t xml:space="preserve"> estimates with data with a more realistic </w:t>
      </w:r>
      <w:r w:rsidR="0012478D">
        <w:rPr>
          <w:color w:val="0000FF"/>
        </w:rPr>
        <w:t>SFS</w:t>
      </w:r>
      <w:r w:rsidR="006105E0" w:rsidRPr="005D5FDD">
        <w:rPr>
          <w:color w:val="0000FF"/>
        </w:rPr>
        <w:t xml:space="preserve"> (see Supplementary Methods).</w:t>
      </w:r>
    </w:p>
    <w:p w14:paraId="0000002D" w14:textId="2D213B4A" w:rsidR="00323B25" w:rsidRPr="005D5FDD" w:rsidRDefault="00000000">
      <w:pPr>
        <w:spacing w:before="200" w:after="0"/>
      </w:pPr>
      <w:r w:rsidRPr="005D5FDD">
        <w:t xml:space="preserve">To compare our calculated estimates to the empirical simulations, we used the implementation of the Agresti-Coull </w:t>
      </w:r>
      <w:r w:rsidR="0084432D" w:rsidRPr="005D5FDD">
        <w:fldChar w:fldCharType="begin"/>
      </w:r>
      <w:r w:rsidR="00F53F78" w:rsidRPr="005D5FDD">
        <w:instrText xml:space="preserve"> ADDIN ZOTERO_ITEM CSL_CITATION {"citationID":"7CTeczEN","properties":{"formattedCitation":"(Agresti &amp; Coull, 1998)","plainCitation":"(Agresti &amp; Coull, 1998)","noteIndex":0},"citationItems":[{"id":5581,"uris":["http://zotero.org/users/10196124/items/8MP6MHC5"],"itemData":{"id":5581,"type":"article-journal","container-title":"The American Statistician","DOI":"10.1080/00031305.1998.10480550","ISSN":"0003-1305","issue":"2","journalAbbreviation":"The American Statistician","note":"publisher: Taylor &amp; Francis\nCitation Key: agrestiApproximateBetterExact1998","page":"119-126","title":"Approximate is Better than “Exact” for Interval Estimation of Binomial Proportions","volume":"52","author":[{"family":"Agresti","given":"Alan"},{"family":"Coull","given":"Brent A."}],"issued":{"date-parts":[["1998",5,1]]},"citation-key":"agrestiApproximateBetterExact1998"}}],"schema":"https://github.com/citation-style-language/schema/raw/master/csl-citation.json"} </w:instrText>
      </w:r>
      <w:r w:rsidR="0084432D" w:rsidRPr="005D5FDD">
        <w:fldChar w:fldCharType="separate"/>
      </w:r>
      <w:r w:rsidR="00F53F78" w:rsidRPr="005D5FDD">
        <w:t>(Agresti &amp; Coull, 1998)</w:t>
      </w:r>
      <w:r w:rsidR="0084432D" w:rsidRPr="005D5FDD">
        <w:fldChar w:fldCharType="end"/>
      </w:r>
      <w:r w:rsidR="0084432D" w:rsidRPr="005D5FDD">
        <w:t xml:space="preserve"> </w:t>
      </w:r>
      <w:del w:id="112" w:author="Christie, Mark R" w:date="2024-09-03T22:47:00Z" w16du:dateUtc="2024-09-04T02:47:00Z">
        <w:r w:rsidRPr="005D5FDD" w:rsidDel="00F7430F">
          <w:delText xml:space="preserve"> </w:delText>
        </w:r>
      </w:del>
      <w:r w:rsidRPr="005D5FDD">
        <w:t xml:space="preserve">method from the R package binom </w:t>
      </w:r>
      <w:r w:rsidR="0084432D" w:rsidRPr="005D5FDD">
        <w:fldChar w:fldCharType="begin"/>
      </w:r>
      <w:r w:rsidR="00F53F78" w:rsidRPr="005D5FDD">
        <w:instrText xml:space="preserve"> ADDIN ZOTERO_ITEM CSL_CITATION {"citationID":"20cHMYOO","properties":{"formattedCitation":"(Dorai-Raj, 2022)","plainCitation":"(Dorai-Raj, 2022)","noteIndex":0},"citationItems":[{"id":5577,"uris":["http://zotero.org/users/10196124/items/QMA35V5A"],"itemData":{"id":5577,"type":"report","genre":"manual","note":"Citation Key: dorai-rajBinomBinomialConfidence2022","title":"binom: Binomial confidence intervals for several parameterizations","URL":"https://CRAN.R-project.org/package=binom","author":[{"family":"Dorai-Raj","given":"Sundar"}],"issued":{"date-parts":[["2022"]]},"citation-key":"dorai-rajBinomBinomialConfidence2022"}}],"schema":"https://github.com/citation-style-language/schema/raw/master/csl-citation.json"} </w:instrText>
      </w:r>
      <w:r w:rsidR="0084432D" w:rsidRPr="005D5FDD">
        <w:fldChar w:fldCharType="separate"/>
      </w:r>
      <w:r w:rsidR="00F53F78" w:rsidRPr="005D5FDD">
        <w:t>(Dorai-Raj, 2022)</w:t>
      </w:r>
      <w:r w:rsidR="0084432D" w:rsidRPr="005D5FDD">
        <w:fldChar w:fldCharType="end"/>
      </w:r>
      <w:r w:rsidRPr="005D5FDD">
        <w:t xml:space="preserve"> to calculate 95% confidence intervals for the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 xml:space="preserve"> parameter </w:t>
      </w:r>
      <w:del w:id="113" w:author="Christie, Mark R" w:date="2024-09-03T22:47:00Z" w16du:dateUtc="2024-09-04T02:47:00Z">
        <w:r w:rsidRPr="005D5FDD" w:rsidDel="00F7430F">
          <w:rPr>
            <w:rFonts w:eastAsia="Cambria Math"/>
          </w:rPr>
          <w:delText xml:space="preserve">we </w:delText>
        </w:r>
      </w:del>
      <w:r w:rsidRPr="005D5FDD">
        <w:rPr>
          <w:rFonts w:eastAsia="Cambria Math"/>
        </w:rPr>
        <w:t>observed in each simulation</w:t>
      </w:r>
      <w:r w:rsidRPr="005D5FDD">
        <w:t>.</w:t>
      </w:r>
    </w:p>
    <w:p w14:paraId="6081F122" w14:textId="511AD80F" w:rsidR="006105E0" w:rsidRPr="00FF28C5" w:rsidRDefault="006105E0">
      <w:pPr>
        <w:spacing w:before="200" w:after="0"/>
        <w:rPr>
          <w:color w:val="0000FF"/>
        </w:rPr>
      </w:pPr>
      <w:r w:rsidRPr="005D5FDD">
        <w:rPr>
          <w:color w:val="0000FF"/>
        </w:rPr>
        <w:t xml:space="preserve">To determine the potential bias of our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Pr="005D5FDD">
        <w:rPr>
          <w:color w:val="0000FF"/>
        </w:rPr>
        <w:t xml:space="preserve"> estimates to those for Watterson’s θ </w:t>
      </w:r>
      <w:r w:rsidRPr="005D5FDD">
        <w:rPr>
          <w:color w:val="0000FF"/>
        </w:rPr>
        <w:fldChar w:fldCharType="begin"/>
      </w:r>
      <w:r w:rsidRPr="005D5FDD">
        <w:rPr>
          <w:color w:val="0000FF"/>
        </w:rPr>
        <w:instrText xml:space="preserve"> ADDIN ZOTERO_ITEM CSL_CITATION {"citationID":"cxEZ3Evx","properties":{"formattedCitation":"(Watterson,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Pr="005D5FDD">
        <w:rPr>
          <w:color w:val="0000FF"/>
        </w:rPr>
        <w:fldChar w:fldCharType="separate"/>
      </w:r>
      <w:r w:rsidRPr="005D5FDD">
        <w:rPr>
          <w:color w:val="0000FF"/>
        </w:rPr>
        <w:t>(Watterson, 1975)</w:t>
      </w:r>
      <w:r w:rsidRPr="005D5FDD">
        <w:rPr>
          <w:color w:val="0000FF"/>
        </w:rPr>
        <w:fldChar w:fldCharType="end"/>
      </w:r>
      <w:r w:rsidRPr="005D5FDD">
        <w:rPr>
          <w:color w:val="0000FF"/>
        </w:rPr>
        <w:t xml:space="preserve"> and those from the sum of a projected </w:t>
      </w:r>
      <w:r w:rsidR="0012478D">
        <w:rPr>
          <w:color w:val="0000FF"/>
        </w:rPr>
        <w:t xml:space="preserve">SFS </w:t>
      </w:r>
      <w:r w:rsidRPr="005D5FDD">
        <w:rPr>
          <w:color w:val="0000FF"/>
        </w:rPr>
        <w:fldChar w:fldCharType="begin"/>
      </w:r>
      <w:r w:rsidRPr="005D5FDD">
        <w:rPr>
          <w:color w:val="0000FF"/>
        </w:rPr>
        <w:instrText xml:space="preserve"> ADDIN ZOTERO_ITEM CSL_CITATION {"citationID":"4oHoB3qL","properties":{"formattedCitation":"(Gutenkunst et al., 2009)","plainCitation":"(Gutenkunst et al., 2009)","noteIndex":0},"citationItems":[{"id":2867,"uris":["http://zotero.org/users/10196124/items/DWSYMK6Z"],"itemData":{"id":2867,"type":"article-journal","abstract":"Author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others.","container-title":"PLOS Genetics","DOI":"10.1371/journal.pgen.1000695","issue":"10","note":"publisher: Public Library of Science\nCitation Key: Gutenkunst2009","page":"1-11","title":"Inferring the Joint Demographic History of Multiple Populations from Multidimensional SNP Frequency Data","volume":"5","author":[{"family":"Gutenkunst","given":"Ryan N"},{"family":"Hernandez","given":"Ryan D"},{"family":"Williamson","given":"Scott H"},{"family":"Bustamante","given":"Carlos D"}],"issued":{"date-parts":[["2009"]]},"citation-key":"Gutenkunst2009"}}],"schema":"https://github.com/citation-style-language/schema/raw/master/csl-citation.json"} </w:instrText>
      </w:r>
      <w:r w:rsidRPr="005D5FDD">
        <w:rPr>
          <w:color w:val="0000FF"/>
        </w:rPr>
        <w:fldChar w:fldCharType="separate"/>
      </w:r>
      <w:r w:rsidRPr="005D5FDD">
        <w:rPr>
          <w:color w:val="0000FF"/>
        </w:rPr>
        <w:t>(Gutenkunst et al., 2009)</w:t>
      </w:r>
      <w:r w:rsidRPr="005D5FDD">
        <w:rPr>
          <w:color w:val="0000FF"/>
        </w:rPr>
        <w:fldChar w:fldCharType="end"/>
      </w:r>
      <w:r w:rsidRPr="005D5FDD">
        <w:rPr>
          <w:color w:val="0000FF"/>
        </w:rPr>
        <w:t xml:space="preserve">, we calculated each of those </w:t>
      </w:r>
      <w:r w:rsidRPr="00B125B3">
        <w:rPr>
          <w:color w:val="0000FF"/>
        </w:rPr>
        <w:t xml:space="preserve">statistics using inbred, neutral, and outbred data derived </w:t>
      </w:r>
      <w:r w:rsidR="005D5FDD" w:rsidRPr="00B125B3">
        <w:rPr>
          <w:color w:val="0000FF"/>
        </w:rPr>
        <w:t xml:space="preserve">or simulated based on </w:t>
      </w:r>
      <w:r w:rsidRPr="00B125B3">
        <w:rPr>
          <w:color w:val="0000FF"/>
        </w:rPr>
        <w:t>data from a previously published study on monarch butterflies (</w:t>
      </w:r>
      <w:r w:rsidRPr="00B125B3">
        <w:rPr>
          <w:i/>
          <w:iCs/>
          <w:color w:val="0000FF"/>
        </w:rPr>
        <w:t>Danaus plexippus</w:t>
      </w:r>
      <w:r w:rsidR="005D5FDD" w:rsidRPr="00B125B3">
        <w:rPr>
          <w:color w:val="0000FF"/>
        </w:rPr>
        <w:t xml:space="preserve">; </w:t>
      </w:r>
      <w:r w:rsidR="005D5FDD" w:rsidRPr="00B125B3">
        <w:rPr>
          <w:color w:val="0000FF"/>
        </w:rPr>
        <w:lastRenderedPageBreak/>
        <w:fldChar w:fldCharType="begin"/>
      </w:r>
      <w:r w:rsidR="00FF28C5">
        <w:rPr>
          <w:color w:val="0000FF"/>
        </w:rPr>
        <w:instrText xml:space="preserve"> ADDIN ZOTERO_ITEM CSL_CITATION {"citationID":"JaHtPhDm","properties":{"formattedCitation":"(W.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5D5FDD" w:rsidRPr="00B125B3">
        <w:rPr>
          <w:color w:val="0000FF"/>
        </w:rPr>
        <w:fldChar w:fldCharType="separate"/>
      </w:r>
      <w:r w:rsidR="00645414" w:rsidRPr="00B125B3">
        <w:rPr>
          <w:color w:val="0000FF"/>
        </w:rPr>
        <w:t>Hemstrom et al., 2022</w:t>
      </w:r>
      <w:r w:rsidR="005D5FDD" w:rsidRPr="00B125B3">
        <w:rPr>
          <w:color w:val="0000FF"/>
        </w:rPr>
        <w:fldChar w:fldCharType="end"/>
      </w:r>
      <w:r w:rsidR="00FF28C5">
        <w:rPr>
          <w:color w:val="0000FF"/>
        </w:rPr>
        <w:t xml:space="preserve">; see Supplementary Methods). </w:t>
      </w:r>
      <w:r w:rsidR="00B125B3">
        <w:rPr>
          <w:color w:val="0000FF"/>
        </w:rPr>
        <w:t xml:space="preserve">We </w:t>
      </w:r>
      <w:r w:rsidR="00B125B3" w:rsidRPr="00FF28C5">
        <w:rPr>
          <w:color w:val="0000FF"/>
        </w:rPr>
        <w:t>calculated</w:t>
      </w:r>
      <w:r w:rsidR="00FF28C5" w:rsidRPr="00FF28C5">
        <w:rPr>
          <w:color w:val="0000FF"/>
        </w:rPr>
        <w:t xml:space="preserve"> F</w:t>
      </w:r>
      <w:r w:rsidR="00FF28C5" w:rsidRPr="00FF28C5">
        <w:rPr>
          <w:i/>
          <w:iCs/>
          <w:color w:val="0000FF"/>
          <w:vertAlign w:val="subscript"/>
        </w:rPr>
        <w:t>IS</w:t>
      </w:r>
      <w:r w:rsidR="00FF28C5" w:rsidRPr="00FF28C5">
        <w:rPr>
          <w:iCs/>
          <w:color w:val="0000FF"/>
        </w:rPr>
        <w:t xml:space="preserve"> </w:t>
      </w:r>
      <w:r w:rsidR="00FF28C5" w:rsidRPr="00FF28C5">
        <w:rPr>
          <w:iCs/>
          <w:color w:val="0000FF"/>
        </w:rPr>
        <w:fldChar w:fldCharType="begin"/>
      </w:r>
      <w:r w:rsidR="00FF28C5" w:rsidRPr="00FF28C5">
        <w:rPr>
          <w:iCs/>
          <w:color w:val="0000FF"/>
        </w:rPr>
        <w:instrText xml:space="preserve"> ADDIN ZOTERO_ITEM CSL_CITATION {"citationID":"h3LFNgrF","properties":{"formattedCitation":"(Weir &amp; Cockerham, 1984)","plainCitation":"(Weir &amp; Cockerham, 1984)","noteIndex":0},"citationItems":[{"id":2817,"uris":["http://zotero.org/users/10196124/items/PZCBVUMF"],"itemData":{"id":2817,"type":"article-journal","container-title":"Evolution","DOI":"10.1111/j.1558-5646.1984.tb05657.x","ISSN":"0014-3820","issue":"6","note":"publisher: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FF28C5" w:rsidRPr="00FF28C5">
        <w:rPr>
          <w:iCs/>
          <w:color w:val="0000FF"/>
        </w:rPr>
        <w:fldChar w:fldCharType="separate"/>
      </w:r>
      <w:r w:rsidR="00FF28C5" w:rsidRPr="00FF28C5">
        <w:rPr>
          <w:color w:val="0000FF"/>
        </w:rPr>
        <w:t>(Weir &amp; Cockerham, 1984)</w:t>
      </w:r>
      <w:r w:rsidR="00FF28C5" w:rsidRPr="00FF28C5">
        <w:rPr>
          <w:iCs/>
          <w:color w:val="0000FF"/>
        </w:rPr>
        <w:fldChar w:fldCharType="end"/>
      </w:r>
      <w:r w:rsidR="00FF28C5" w:rsidRPr="00FF28C5">
        <w:rPr>
          <w:iCs/>
          <w:color w:val="0000FF"/>
        </w:rPr>
        <w:t>,</w:t>
      </w:r>
      <w:r w:rsidR="00B125B3" w:rsidRPr="00FF28C5">
        <w:rPr>
          <w:color w:val="0000FF"/>
        </w:rPr>
        <w:t xml:space="preserve"> Watterson’s θ, </w:t>
      </w:r>
      <w:r w:rsidR="00B125B3" w:rsidRPr="00FF28C5">
        <w:rPr>
          <w:i/>
          <w:iCs/>
          <w:color w:val="0000FF"/>
        </w:rPr>
        <w:t xml:space="preserve">S </w:t>
      </w:r>
      <w:r w:rsidR="00B125B3" w:rsidRPr="00FF28C5">
        <w:rPr>
          <w:color w:val="0000FF"/>
        </w:rPr>
        <w:t xml:space="preserve">via a projected SFS, and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00B125B3" w:rsidRPr="00FF28C5">
        <w:rPr>
          <w:color w:val="0000FF"/>
        </w:rPr>
        <w:t xml:space="preserve"> using γ = 25 for each population</w:t>
      </w:r>
      <w:r w:rsidR="00FF28C5" w:rsidRPr="00FF28C5">
        <w:rPr>
          <w:color w:val="0000FF"/>
        </w:rPr>
        <w:t xml:space="preserve"> </w:t>
      </w:r>
      <w:commentRangeStart w:id="114"/>
      <w:del w:id="115" w:author="Christie, Mark R" w:date="2024-09-03T22:50:00Z" w16du:dateUtc="2024-09-04T02:50:00Z">
        <w:r w:rsidR="00FF28C5" w:rsidRPr="00FF28C5" w:rsidDel="00F7430F">
          <w:rPr>
            <w:color w:val="0000FF"/>
          </w:rPr>
          <w:delText>using</w:delText>
        </w:r>
      </w:del>
      <w:commentRangeEnd w:id="114"/>
      <w:r w:rsidR="007827F6">
        <w:rPr>
          <w:rStyle w:val="CommentReference"/>
        </w:rPr>
        <w:commentReference w:id="114"/>
      </w:r>
      <w:del w:id="116" w:author="Christie, Mark R" w:date="2024-09-03T22:50:00Z" w16du:dateUtc="2024-09-04T02:50:00Z">
        <w:r w:rsidR="00FF28C5" w:rsidRPr="00FF28C5" w:rsidDel="00F7430F">
          <w:rPr>
            <w:color w:val="0000FF"/>
          </w:rPr>
          <w:delText xml:space="preserve"> the R package snpR </w:delText>
        </w:r>
        <w:r w:rsidR="00FF28C5" w:rsidRPr="00FF28C5" w:rsidDel="00F7430F">
          <w:rPr>
            <w:color w:val="0000FF"/>
          </w:rPr>
          <w:fldChar w:fldCharType="begin"/>
        </w:r>
        <w:r w:rsidR="00520949" w:rsidDel="00F7430F">
          <w:rPr>
            <w:color w:val="0000FF"/>
          </w:rPr>
          <w:delInstrText xml:space="preserve"> ADDIN ZOTERO_ITEM CSL_CITATION {"citationID":"8QMeGJgG","properties":{"formattedCitation":"(W.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delInstrText>
        </w:r>
        <w:r w:rsidR="00FF28C5" w:rsidRPr="00FF28C5" w:rsidDel="00F7430F">
          <w:rPr>
            <w:color w:val="0000FF"/>
          </w:rPr>
          <w:fldChar w:fldCharType="separate"/>
        </w:r>
        <w:r w:rsidR="00FF28C5" w:rsidRPr="00FF28C5" w:rsidDel="00F7430F">
          <w:rPr>
            <w:color w:val="0000FF"/>
          </w:rPr>
          <w:delText>(Hemstrom &amp; Jones, 2023)</w:delText>
        </w:r>
        <w:r w:rsidR="00FF28C5" w:rsidRPr="00FF28C5" w:rsidDel="00F7430F">
          <w:rPr>
            <w:color w:val="0000FF"/>
          </w:rPr>
          <w:fldChar w:fldCharType="end"/>
        </w:r>
        <w:r w:rsidR="00B125B3" w:rsidRPr="00FF28C5" w:rsidDel="00F7430F">
          <w:rPr>
            <w:color w:val="0000FF"/>
          </w:rPr>
          <w:delText xml:space="preserve">, </w:delText>
        </w:r>
      </w:del>
      <w:r w:rsidR="00B125B3" w:rsidRPr="00FF28C5">
        <w:rPr>
          <w:color w:val="0000FF"/>
        </w:rPr>
        <w:t xml:space="preserve">then subsampled each population </w:t>
      </w:r>
      <w:r w:rsidR="00B125B3">
        <w:rPr>
          <w:color w:val="0000FF"/>
        </w:rPr>
        <w:t xml:space="preserve">to 25 individuals 1000 times and determined the empirical </w:t>
      </w:r>
      <w:r w:rsidR="00B125B3">
        <w:rPr>
          <w:i/>
          <w:iCs/>
          <w:color w:val="0000FF"/>
        </w:rPr>
        <w:t xml:space="preserve">S </w:t>
      </w:r>
      <w:r w:rsidR="00B125B3">
        <w:rPr>
          <w:color w:val="0000FF"/>
        </w:rPr>
        <w:t>for each subsample.</w:t>
      </w:r>
      <w:r w:rsidR="00FF28C5">
        <w:rPr>
          <w:color w:val="0000FF"/>
        </w:rPr>
        <w:t xml:space="preserve"> To plot Watterson’s </w:t>
      </w:r>
      <w:r w:rsidR="00FF28C5" w:rsidRPr="005D5FDD">
        <w:rPr>
          <w:color w:val="0000FF"/>
        </w:rPr>
        <w:t>θ</w:t>
      </w:r>
      <w:r w:rsidR="00FF28C5">
        <w:rPr>
          <w:color w:val="0000FF"/>
        </w:rPr>
        <w:t xml:space="preserve"> and </w:t>
      </w:r>
      <w:r w:rsidR="00FF28C5">
        <w:rPr>
          <w:i/>
          <w:iCs/>
          <w:color w:val="0000FF"/>
        </w:rPr>
        <w:t xml:space="preserve">S </w:t>
      </w:r>
      <w:r w:rsidR="00FF28C5">
        <w:rPr>
          <w:color w:val="0000FF"/>
        </w:rPr>
        <w:t xml:space="preserve">on a common scale and to determine the </w:t>
      </w:r>
      <w:commentRangeStart w:id="117"/>
      <w:r w:rsidR="00FF28C5">
        <w:rPr>
          <w:color w:val="0000FF"/>
        </w:rPr>
        <w:t xml:space="preserve">degree of skew </w:t>
      </w:r>
      <w:commentRangeEnd w:id="117"/>
      <w:r w:rsidR="00F7430F">
        <w:rPr>
          <w:rStyle w:val="CommentReference"/>
        </w:rPr>
        <w:commentReference w:id="117"/>
      </w:r>
      <w:r w:rsidR="00FF28C5">
        <w:rPr>
          <w:color w:val="0000FF"/>
        </w:rPr>
        <w:t xml:space="preserve">in each statistic depending on </w:t>
      </w:r>
      <w:commentRangeStart w:id="118"/>
      <w:r w:rsidR="00FF28C5">
        <w:rPr>
          <w:color w:val="0000FF"/>
        </w:rPr>
        <w:t xml:space="preserve">deviation from HWP, we divided </w:t>
      </w:r>
      <w:r w:rsidR="00FF28C5">
        <w:rPr>
          <w:i/>
          <w:iCs/>
          <w:color w:val="0000FF"/>
        </w:rPr>
        <w:t xml:space="preserve">S, </w:t>
      </w:r>
      <w:r w:rsidR="00FF28C5" w:rsidRPr="005D5FDD">
        <w:rPr>
          <w:color w:val="0000FF"/>
        </w:rPr>
        <w:t>θ</w:t>
      </w:r>
      <w:r w:rsidR="00FF28C5">
        <w:rPr>
          <w:color w:val="0000FF"/>
        </w:rPr>
        <w:t xml:space="preserve">, or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00FF28C5">
        <w:rPr>
          <w:color w:val="0000FF"/>
        </w:rPr>
        <w:t xml:space="preserve"> by their mean values across populations in each case.</w:t>
      </w:r>
      <w:commentRangeEnd w:id="118"/>
      <w:r w:rsidR="00F7430F">
        <w:rPr>
          <w:rStyle w:val="CommentReference"/>
        </w:rPr>
        <w:commentReference w:id="118"/>
      </w:r>
    </w:p>
    <w:p w14:paraId="18834C9D" w14:textId="7ACD6DFD" w:rsidR="006105E0" w:rsidRPr="005D5FDD" w:rsidRDefault="00000000" w:rsidP="006105E0">
      <w:pPr>
        <w:spacing w:before="200" w:after="0"/>
        <w:rPr>
          <w:rFonts w:eastAsia="Cambria Math"/>
        </w:rPr>
      </w:pPr>
      <w:r w:rsidRPr="005D5FDD">
        <w:t>We implemented equations 4-7 in the R package snpR</w:t>
      </w:r>
      <w:r w:rsidR="0084432D" w:rsidRPr="005D5FDD">
        <w:t xml:space="preserve"> </w:t>
      </w:r>
      <w:r w:rsidR="0084432D" w:rsidRPr="005D5FDD">
        <w:fldChar w:fldCharType="begin"/>
      </w:r>
      <w:r w:rsidR="0096523D" w:rsidRPr="005D5FDD">
        <w:instrText xml:space="preserve"> ADDIN ZOTERO_ITEM CSL_CITATION {"citationID":"dkmJYXl9","properties":{"formattedCitation":"(W.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5D5FDD">
        <w:fldChar w:fldCharType="separate"/>
      </w:r>
      <w:r w:rsidR="00F53F78" w:rsidRPr="005D5FDD">
        <w:t>( Hemstrom &amp; Jones, 2023)</w:t>
      </w:r>
      <w:r w:rsidR="0084432D" w:rsidRPr="005D5FDD">
        <w:fldChar w:fldCharType="end"/>
      </w:r>
      <w:r w:rsidRPr="005D5FDD">
        <w:t xml:space="preserve">. The “calc_seg_sites” function is set to automatically determine </w:t>
      </w:r>
      <m:oMath>
        <m:r>
          <w:rPr>
            <w:rFonts w:ascii="Cambria Math" w:hAnsi="Cambria Math"/>
          </w:rPr>
          <m:t>γ</m:t>
        </m:r>
      </m:oMath>
      <w:r w:rsidRPr="005D5FDD">
        <w:rPr>
          <w:rFonts w:eastAsia="Cambria Math"/>
        </w:rPr>
        <w:t xml:space="preserve"> for each locus based on the sample group with the smallest sample size after accounting for missing data by default. To test this implementation, we compared the number of segregating sites present using both the </w:t>
      </w:r>
      <w:r w:rsidR="007D5471" w:rsidRPr="005D5FDD">
        <w:rPr>
          <w:rFonts w:eastAsia="Cambria Math"/>
        </w:rPr>
        <w:t xml:space="preserve">mathematical </w:t>
      </w:r>
      <w:r w:rsidRPr="005D5FDD">
        <w:rPr>
          <w:rFonts w:eastAsia="Cambria Math"/>
        </w:rPr>
        <w:t xml:space="preserve">implementation </w:t>
      </w:r>
      <w:r w:rsidR="007D5471" w:rsidRPr="005D5FDD">
        <w:rPr>
          <w:rFonts w:eastAsia="Cambria Math"/>
        </w:rPr>
        <w:t xml:space="preserve">(Equations 4-5) </w:t>
      </w:r>
      <w:r w:rsidRPr="005D5FDD">
        <w:rPr>
          <w:rFonts w:eastAsia="Cambria Math"/>
        </w:rPr>
        <w:t>and 100 simulated rarefaction draws  using 5,000 randomly sampled SNPs from five populations from a previously published dataset of monarch butterflies</w:t>
      </w:r>
      <w:r w:rsidR="0084432D" w:rsidRPr="005D5FDD">
        <w:rPr>
          <w:rFonts w:eastAsia="Cambria Math"/>
        </w:rPr>
        <w:t xml:space="preserve"> </w:t>
      </w:r>
      <w:r w:rsidR="0084432D" w:rsidRPr="005D5FDD">
        <w:rPr>
          <w:rFonts w:eastAsia="Cambria Math"/>
        </w:rPr>
        <w:fldChar w:fldCharType="begin"/>
      </w:r>
      <w:r w:rsidR="0096523D" w:rsidRPr="005D5FDD">
        <w:rPr>
          <w:rFonts w:eastAsia="Cambria Math"/>
        </w:rPr>
        <w:instrText xml:space="preserve"> ADDIN ZOTERO_ITEM CSL_CITATION {"citationID":"G9FW8hsV","properties":{"formattedCitation":"(W.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84432D" w:rsidRPr="005D5FDD">
        <w:rPr>
          <w:rFonts w:eastAsia="Cambria Math"/>
        </w:rPr>
        <w:fldChar w:fldCharType="separate"/>
      </w:r>
      <w:r w:rsidR="001D13C6" w:rsidRPr="005D5FDD">
        <w:rPr>
          <w:rFonts w:eastAsia="Cambria Math"/>
        </w:rPr>
        <w:t>(Hemstrom et al., 2022)</w:t>
      </w:r>
      <w:r w:rsidR="0084432D" w:rsidRPr="005D5FDD">
        <w:rPr>
          <w:rFonts w:eastAsia="Cambria Math"/>
        </w:rPr>
        <w:fldChar w:fldCharType="end"/>
      </w:r>
      <w:r w:rsidRPr="005D5FDD">
        <w:rPr>
          <w:rFonts w:eastAsia="Cambria Math"/>
        </w:rPr>
        <w:t xml:space="preserve">. </w:t>
      </w:r>
    </w:p>
    <w:p w14:paraId="00000030" w14:textId="77777777" w:rsidR="00323B25" w:rsidRPr="005D5FDD" w:rsidRDefault="00000000" w:rsidP="0084432D">
      <w:pPr>
        <w:pStyle w:val="Heading1"/>
        <w:spacing w:before="360"/>
        <w:rPr>
          <w:rFonts w:cs="Times New Roman"/>
        </w:rPr>
      </w:pPr>
      <w:r w:rsidRPr="005D5FDD">
        <w:rPr>
          <w:rFonts w:cs="Times New Roman"/>
        </w:rPr>
        <w:t>Results</w:t>
      </w:r>
    </w:p>
    <w:p w14:paraId="00000031" w14:textId="71D74CBE" w:rsidR="00323B25" w:rsidRPr="005D5FDD" w:rsidRDefault="00000000">
      <w:pPr>
        <w:spacing w:after="200"/>
        <w:ind w:firstLine="0"/>
      </w:pPr>
      <w:r w:rsidRPr="005D5FDD">
        <w:t xml:space="preserve">The </w:t>
      </w:r>
      <w:r w:rsidR="007D5471" w:rsidRPr="005D5FDD">
        <w:t>equations</w:t>
      </w:r>
      <w:r w:rsidRPr="005D5FDD">
        <w:t xml:space="preserve"> described here for calculating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ins w:id="119" w:author="Christie, Mark R" w:date="2024-09-03T22:52:00Z" w16du:dateUtc="2024-09-04T02:52:00Z">
        <w:r w:rsidR="007827F6">
          <w:t xml:space="preserve"> resulted in high accuracy and precision</w:t>
        </w:r>
      </w:ins>
      <w:del w:id="120" w:author="Christie, Mark R" w:date="2024-09-03T22:52:00Z" w16du:dateUtc="2024-09-04T02:52:00Z">
        <w:r w:rsidRPr="005D5FDD" w:rsidDel="007827F6">
          <w:delText xml:space="preserve"> performed well</w:delText>
        </w:r>
      </w:del>
      <w:r w:rsidRPr="005D5FDD">
        <w:t xml:space="preserve">. Individual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values for each locus and</w:t>
      </w:r>
      <w:r w:rsidR="008C4226" w:rsidRPr="005D5FDD">
        <w:t xml:space="preserve"> rarefaction size</w:t>
      </w:r>
      <w:r w:rsidRPr="005D5FDD">
        <w:t xml:space="preserve"> </w:t>
      </w:r>
      <w:r w:rsidR="008C4226" w:rsidRPr="005D5FDD">
        <w:t>(γ)</w:t>
      </w:r>
      <w:r w:rsidRPr="005D5FDD">
        <w:t xml:space="preserve"> from each population were within the 95% confidence intervals calculated from their respective simulations </w:t>
      </w:r>
      <w:r w:rsidR="008C4226" w:rsidRPr="005D5FDD">
        <w:t>95-100</w:t>
      </w:r>
      <w:r w:rsidRPr="005D5FDD">
        <w:t>%</w:t>
      </w:r>
      <w:r w:rsidR="008C4226" w:rsidRPr="005D5FDD">
        <w:t xml:space="preserve"> (98.5%</w:t>
      </w:r>
      <w:r w:rsidRPr="005D5FDD">
        <w:t xml:space="preserve"> of the time</w:t>
      </w:r>
      <w:r w:rsidR="008C4226" w:rsidRPr="005D5FDD">
        <w:t xml:space="preserve"> </w:t>
      </w:r>
      <w:r w:rsidR="00E7200E" w:rsidRPr="005D5FDD">
        <w:t xml:space="preserve">in total </w:t>
      </w:r>
      <w:r w:rsidR="008C4226" w:rsidRPr="005D5FDD">
        <w:t>across all γ, iteration counts, and initial population sizes)</w:t>
      </w:r>
      <w:r w:rsidRPr="005D5FDD">
        <w:t>, with no substantial bias across minor allele frequency or the number of simulations (Figures 1-2), although confidence intervals calculated from simulations with higher</w:t>
      </w:r>
      <w:r w:rsidR="008C4226" w:rsidRPr="005D5FDD">
        <w:t xml:space="preserve"> γ</w:t>
      </w:r>
      <w:r w:rsidRPr="005D5FDD">
        <w:t xml:space="preserve"> values tended to contain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slightly more often (Figure S1). </w:t>
      </w:r>
    </w:p>
    <w:p w14:paraId="00000032" w14:textId="06A32128" w:rsidR="00323B25" w:rsidRDefault="00000000">
      <w:pPr>
        <w:spacing w:after="0"/>
        <w:rPr>
          <w:rFonts w:eastAsia="Cambria Math"/>
        </w:rPr>
      </w:pPr>
      <w:r w:rsidRPr="005D5FDD">
        <w:lastRenderedPageBreak/>
        <w:t xml:space="preserve">Calculations of the total number of segregating sites after rarefaction were likewise very similar to those observed via simulating random draws for any </w:t>
      </w:r>
      <m:oMath>
        <m:r>
          <w:rPr>
            <w:rFonts w:ascii="Cambria Math" w:hAnsi="Cambria Math"/>
          </w:rPr>
          <m:t>γ</m:t>
        </m:r>
      </m:oMath>
      <w:r w:rsidRPr="005D5FDD">
        <w:t xml:space="preserve"> or iteration counts. Specifically,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t xml:space="preserve"> values calculated via Equation 5 were very close to the mean number of segregating sites in each population after rarefaction (Figure 3, Figure S2). 95% prediction intervals were generally very close to observed 95% quantiles from simulations across </w:t>
      </w:r>
      <m:oMath>
        <m:r>
          <w:rPr>
            <w:rFonts w:ascii="Cambria Math" w:hAnsi="Cambria Math"/>
          </w:rPr>
          <m:t>γ</m:t>
        </m:r>
      </m:oMath>
      <w:r w:rsidRPr="005D5FDD">
        <w:t xml:space="preserve"> and simulation counts but were consistently slightly overestimated on both ends. This is expected given that Equation 9 assumes normality; the actual distribution of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oMath>
      <w:r w:rsidRPr="005D5FDD">
        <w:t xml:space="preserve"> values are slightly non-normal across samples. Specifically, the medians, but not the means, of the observed samples are therefore slightly above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t xml:space="preserve"> (Figure S2). Both point estimates of the number of segregating sites and 95% prediction intervals are similarly accurate across a wide range of both </w:t>
      </w:r>
      <m:oMath>
        <m:r>
          <w:rPr>
            <w:rFonts w:ascii="Cambria Math" w:hAnsi="Cambria Math"/>
          </w:rPr>
          <m:t>γ</m:t>
        </m:r>
      </m:oMath>
      <w:r w:rsidRPr="005D5FDD">
        <w:t xml:space="preserve"> values and simulation counts (Figure 4). </w:t>
      </w:r>
      <w:r w:rsidR="005D5FDD" w:rsidRPr="005D5FDD">
        <w:rPr>
          <w:color w:val="0000FF"/>
        </w:rPr>
        <w:t>Results were very similar when using data derived from coalescent simulations (</w:t>
      </w:r>
      <w:r w:rsidR="005D5FDD" w:rsidRPr="007827F6">
        <w:rPr>
          <w:color w:val="0000FF"/>
          <w:highlight w:val="yellow"/>
          <w:rPrChange w:id="121" w:author="Christie, Mark R" w:date="2024-09-03T22:53:00Z" w16du:dateUtc="2024-09-04T02:53:00Z">
            <w:rPr>
              <w:color w:val="0000FF"/>
            </w:rPr>
          </w:rPrChange>
        </w:rPr>
        <w:t>Figure SX</w:t>
      </w:r>
      <w:r w:rsidR="00520949" w:rsidRPr="007827F6">
        <w:rPr>
          <w:color w:val="0000FF"/>
          <w:highlight w:val="yellow"/>
          <w:rPrChange w:id="122" w:author="Christie, Mark R" w:date="2024-09-03T22:53:00Z" w16du:dateUtc="2024-09-04T02:53:00Z">
            <w:rPr>
              <w:color w:val="0000FF"/>
            </w:rPr>
          </w:rPrChange>
        </w:rPr>
        <w:t>-XX</w:t>
      </w:r>
      <w:r w:rsidR="005D5FDD" w:rsidRPr="005D5FDD">
        <w:rPr>
          <w:color w:val="0000FF"/>
        </w:rPr>
        <w:t xml:space="preserve">). </w:t>
      </w:r>
      <w:r w:rsidR="008C4226" w:rsidRPr="005D5FDD">
        <w:t>Setting the γ equal to the lowest observed sample size</w:t>
      </w:r>
      <w:r w:rsidRPr="005D5FDD">
        <w:rPr>
          <w:rFonts w:eastAsia="Cambria Math"/>
        </w:rPr>
        <w:t xml:space="preserve"> for each locus also </w:t>
      </w:r>
      <w:commentRangeStart w:id="123"/>
      <w:r w:rsidRPr="005D5FDD">
        <w:rPr>
          <w:rFonts w:eastAsia="Cambria Math"/>
        </w:rPr>
        <w:t>performed well</w:t>
      </w:r>
      <w:commentRangeEnd w:id="123"/>
      <w:r w:rsidR="007827F6">
        <w:rPr>
          <w:rStyle w:val="CommentReference"/>
        </w:rPr>
        <w:commentReference w:id="123"/>
      </w:r>
      <w:r w:rsidRPr="005D5FDD">
        <w:rPr>
          <w:rFonts w:eastAsia="Cambria Math"/>
        </w:rPr>
        <w:t xml:space="preserve">, with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rPr>
          <w:rFonts w:eastAsia="Cambria Math"/>
        </w:rPr>
        <w:t xml:space="preserve"> values closely aligned with mean simulated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oMath>
      <w:r w:rsidRPr="005D5FDD">
        <w:rPr>
          <w:rFonts w:eastAsia="Cambria Math"/>
        </w:rPr>
        <w:t xml:space="preserve"> values (Figure S3). </w:t>
      </w:r>
    </w:p>
    <w:p w14:paraId="6B5FFABF" w14:textId="6AFD66ED" w:rsidR="005D5FDD" w:rsidRPr="0040041E" w:rsidRDefault="00FF28C5">
      <w:pPr>
        <w:spacing w:after="0"/>
        <w:rPr>
          <w:color w:val="0000FF"/>
        </w:rPr>
      </w:pPr>
      <w:del w:id="124" w:author="Christie, Mark R" w:date="2024-09-03T22:54:00Z" w16du:dateUtc="2024-09-04T02:54:00Z">
        <w:r w:rsidDel="007827F6">
          <w:rPr>
            <w:color w:val="0000FF"/>
          </w:rPr>
          <w:delText xml:space="preserve">Relative </w:delText>
        </w:r>
      </w:del>
      <w:r w:rsidR="005D5FDD" w:rsidRPr="0040041E">
        <w:rPr>
          <w:color w:val="0000FF"/>
        </w:rPr>
        <w:t xml:space="preserve">Watterson’s θ estimates were biased in </w:t>
      </w:r>
      <w:del w:id="125" w:author="Christie, Mark R" w:date="2024-09-03T22:54:00Z" w16du:dateUtc="2024-09-04T02:54:00Z">
        <w:r w:rsidR="005D5FDD" w:rsidRPr="0040041E" w:rsidDel="007827F6">
          <w:rPr>
            <w:color w:val="0000FF"/>
          </w:rPr>
          <w:delText xml:space="preserve">either </w:delText>
        </w:r>
      </w:del>
      <w:ins w:id="126" w:author="Christie, Mark R" w:date="2024-09-03T22:54:00Z" w16du:dateUtc="2024-09-04T02:54:00Z">
        <w:r w:rsidR="007827F6">
          <w:rPr>
            <w:color w:val="0000FF"/>
          </w:rPr>
          <w:t xml:space="preserve">both </w:t>
        </w:r>
      </w:ins>
      <w:r w:rsidR="005D5FDD" w:rsidRPr="0040041E">
        <w:rPr>
          <w:color w:val="0000FF"/>
        </w:rPr>
        <w:t>in</w:t>
      </w:r>
      <w:ins w:id="127" w:author="Christie, Mark R" w:date="2024-09-03T22:54:00Z" w16du:dateUtc="2024-09-04T02:54:00Z">
        <w:r w:rsidR="007827F6">
          <w:rPr>
            <w:color w:val="0000FF"/>
          </w:rPr>
          <w:t>bred</w:t>
        </w:r>
      </w:ins>
      <w:del w:id="128" w:author="Christie, Mark R" w:date="2024-09-03T22:54:00Z" w16du:dateUtc="2024-09-04T02:54:00Z">
        <w:r w:rsidR="005D5FDD" w:rsidRPr="0040041E" w:rsidDel="007827F6">
          <w:rPr>
            <w:color w:val="0000FF"/>
          </w:rPr>
          <w:delText>-</w:delText>
        </w:r>
      </w:del>
      <w:r w:rsidR="005D5FDD" w:rsidRPr="0040041E">
        <w:rPr>
          <w:color w:val="0000FF"/>
        </w:rPr>
        <w:t xml:space="preserve"> </w:t>
      </w:r>
      <w:del w:id="129" w:author="Christie, Mark R" w:date="2024-09-03T22:54:00Z" w16du:dateUtc="2024-09-04T02:54:00Z">
        <w:r w:rsidR="005D5FDD" w:rsidRPr="0040041E" w:rsidDel="007827F6">
          <w:rPr>
            <w:color w:val="0000FF"/>
          </w:rPr>
          <w:delText>or</w:delText>
        </w:r>
      </w:del>
      <w:ins w:id="130" w:author="Christie, Mark R" w:date="2024-09-03T22:54:00Z" w16du:dateUtc="2024-09-04T02:54:00Z">
        <w:r w:rsidR="007827F6">
          <w:rPr>
            <w:color w:val="0000FF"/>
          </w:rPr>
          <w:t>and</w:t>
        </w:r>
      </w:ins>
      <w:r w:rsidR="005D5FDD" w:rsidRPr="0040041E">
        <w:rPr>
          <w:color w:val="0000FF"/>
        </w:rPr>
        <w:t xml:space="preserve"> outbred populations </w:t>
      </w:r>
      <w:r w:rsidR="00485DCF">
        <w:rPr>
          <w:color w:val="0000FF"/>
        </w:rPr>
        <w:t xml:space="preserve">in comparison to </w:t>
      </w:r>
      <w:r w:rsidR="00485DCF">
        <w:rPr>
          <w:i/>
          <w:iCs/>
          <w:color w:val="0000FF"/>
        </w:rPr>
        <w:t xml:space="preserve">S </w:t>
      </w:r>
      <w:r w:rsidR="00485DCF">
        <w:rPr>
          <w:color w:val="0000FF"/>
        </w:rPr>
        <w:t xml:space="preserve">values obtained via direct rarefaction </w:t>
      </w:r>
      <w:r w:rsidR="005D5FDD" w:rsidRPr="0040041E">
        <w:rPr>
          <w:color w:val="0000FF"/>
        </w:rPr>
        <w:t xml:space="preserve">whereas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005D5FDD" w:rsidRPr="0040041E">
        <w:rPr>
          <w:color w:val="0000FF"/>
        </w:rPr>
        <w:t xml:space="preserve"> or adjusted Watterson’s θ estimates calculated using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005D5FDD" w:rsidRPr="0040041E">
        <w:rPr>
          <w:color w:val="0000FF"/>
        </w:rPr>
        <w:t xml:space="preserve"> were not</w:t>
      </w:r>
      <w:r w:rsidR="0040041E" w:rsidRPr="0040041E">
        <w:rPr>
          <w:color w:val="0000FF"/>
        </w:rPr>
        <w:t xml:space="preserve"> (</w:t>
      </w:r>
      <w:commentRangeStart w:id="131"/>
      <w:r w:rsidR="0040041E" w:rsidRPr="0040041E">
        <w:rPr>
          <w:color w:val="0000FF"/>
        </w:rPr>
        <w:t>Figure 5</w:t>
      </w:r>
      <w:commentRangeEnd w:id="131"/>
      <w:r w:rsidR="007827F6">
        <w:rPr>
          <w:rStyle w:val="CommentReference"/>
        </w:rPr>
        <w:commentReference w:id="131"/>
      </w:r>
      <w:r w:rsidR="0040041E" w:rsidRPr="0040041E">
        <w:rPr>
          <w:color w:val="0000FF"/>
        </w:rPr>
        <w:t>)</w:t>
      </w:r>
      <w:r w:rsidR="005D5FDD" w:rsidRPr="0040041E">
        <w:rPr>
          <w:color w:val="0000FF"/>
        </w:rPr>
        <w:t xml:space="preserve">. </w:t>
      </w:r>
      <w:r w:rsidR="00485DCF">
        <w:rPr>
          <w:color w:val="0000FF"/>
        </w:rPr>
        <w:t xml:space="preserve">Specifically, Watterson’s </w:t>
      </w:r>
      <w:r w:rsidR="00485DCF" w:rsidRPr="0040041E">
        <w:rPr>
          <w:color w:val="0000FF"/>
        </w:rPr>
        <w:t>θ</w:t>
      </w:r>
      <w:r w:rsidR="005D5FDD" w:rsidRPr="0040041E">
        <w:rPr>
          <w:color w:val="0000FF"/>
        </w:rPr>
        <w:t xml:space="preserve"> </w:t>
      </w:r>
      <w:r w:rsidR="00485DCF" w:rsidRPr="00485DCF">
        <w:rPr>
          <w:color w:val="0000FF"/>
        </w:rPr>
        <w:t>was</w:t>
      </w:r>
      <w:r w:rsidR="005D5FDD" w:rsidRPr="00485DCF">
        <w:rPr>
          <w:color w:val="0000FF"/>
        </w:rPr>
        <w:t xml:space="preserve"> overestimated in inbred populations (</w:t>
      </w:r>
      <w:r w:rsidR="005D5FDD" w:rsidRPr="00FF28C5">
        <w:rPr>
          <w:color w:val="0000FF"/>
        </w:rPr>
        <w:t xml:space="preserve">those with a positive </w:t>
      </w:r>
      <w:r w:rsidR="005D5FDD" w:rsidRPr="007827F6">
        <w:rPr>
          <w:i/>
          <w:iCs/>
          <w:color w:val="0000FF"/>
          <w:rPrChange w:id="132" w:author="Christie, Mark R" w:date="2024-09-03T22:55:00Z" w16du:dateUtc="2024-09-04T02:55:00Z">
            <w:rPr>
              <w:color w:val="0000FF"/>
            </w:rPr>
          </w:rPrChange>
        </w:rPr>
        <w:t>F</w:t>
      </w:r>
      <w:r w:rsidR="005D5FDD" w:rsidRPr="00FF28C5">
        <w:rPr>
          <w:i/>
          <w:iCs/>
          <w:color w:val="0000FF"/>
          <w:vertAlign w:val="subscript"/>
        </w:rPr>
        <w:t>IS</w:t>
      </w:r>
      <w:r>
        <w:rPr>
          <w:color w:val="0000FF"/>
        </w:rPr>
        <w:t>)</w:t>
      </w:r>
      <w:r w:rsidR="0040041E" w:rsidRPr="00FF28C5">
        <w:rPr>
          <w:iCs/>
          <w:color w:val="0000FF"/>
        </w:rPr>
        <w:t xml:space="preserve"> and </w:t>
      </w:r>
      <w:r w:rsidR="0040041E" w:rsidRPr="0040041E">
        <w:rPr>
          <w:iCs/>
          <w:color w:val="0000FF"/>
        </w:rPr>
        <w:t>underestimated in outbred populations</w:t>
      </w:r>
      <w:r w:rsidR="00485DCF">
        <w:rPr>
          <w:iCs/>
          <w:color w:val="0000FF"/>
        </w:rPr>
        <w:t xml:space="preserve">. </w:t>
      </w:r>
      <w:r>
        <w:rPr>
          <w:iCs/>
          <w:color w:val="0000FF"/>
        </w:rPr>
        <w:t xml:space="preserve">Surprisingly, </w:t>
      </w:r>
      <w:r w:rsidR="00485DCF">
        <w:rPr>
          <w:i/>
          <w:color w:val="0000FF"/>
        </w:rPr>
        <w:t xml:space="preserve">S </w:t>
      </w:r>
      <w:r w:rsidR="00485DCF">
        <w:rPr>
          <w:iCs/>
          <w:color w:val="0000FF"/>
        </w:rPr>
        <w:t>values derived from projected SFS</w:t>
      </w:r>
      <w:r w:rsidR="0040041E" w:rsidRPr="0040041E">
        <w:rPr>
          <w:iCs/>
          <w:color w:val="0000FF"/>
        </w:rPr>
        <w:t xml:space="preserve"> </w:t>
      </w:r>
      <w:r w:rsidR="00485DCF">
        <w:rPr>
          <w:iCs/>
          <w:color w:val="0000FF"/>
        </w:rPr>
        <w:t xml:space="preserve">were not consistently biased but were generally less accurate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sidR="00485DCF" w:rsidRPr="0040041E">
        <w:rPr>
          <w:color w:val="0000FF"/>
        </w:rPr>
        <w:t xml:space="preserve"> </w:t>
      </w:r>
      <w:r w:rsidR="00485DCF">
        <w:rPr>
          <w:color w:val="0000FF"/>
        </w:rPr>
        <w:t xml:space="preserve">estimates of </w:t>
      </w:r>
      <w:r w:rsidR="00485DCF">
        <w:rPr>
          <w:i/>
          <w:iCs/>
          <w:color w:val="0000FF"/>
        </w:rPr>
        <w:t>S</w:t>
      </w:r>
      <w:r w:rsidR="00520949">
        <w:rPr>
          <w:color w:val="0000FF"/>
        </w:rPr>
        <w:t>; however,</w:t>
      </w:r>
      <w:r w:rsidR="00485DCF">
        <w:rPr>
          <w:color w:val="0000FF"/>
        </w:rPr>
        <w:t xml:space="preserve"> </w:t>
      </w:r>
      <w:r w:rsidR="00520949">
        <w:rPr>
          <w:color w:val="0000FF"/>
        </w:rPr>
        <w:t>r</w:t>
      </w:r>
      <w:r>
        <w:rPr>
          <w:color w:val="0000FF"/>
        </w:rPr>
        <w:t xml:space="preserve">aw </w:t>
      </w:r>
      <w:r>
        <w:rPr>
          <w:i/>
          <w:iCs/>
          <w:color w:val="0000FF"/>
        </w:rPr>
        <w:t xml:space="preserve">S </w:t>
      </w:r>
      <w:r>
        <w:rPr>
          <w:color w:val="0000FF"/>
        </w:rPr>
        <w:t xml:space="preserve">values from </w:t>
      </w:r>
      <m:oMath>
        <m:r>
          <w:rPr>
            <w:rFonts w:ascii="Cambria Math" w:eastAsia="Cambria Math" w:hAnsi="Cambria Math"/>
            <w:color w:val="0000FF"/>
          </w:rPr>
          <m:t>E</m:t>
        </m:r>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N</m:t>
                </m:r>
              </m:e>
              <m:sub>
                <m:r>
                  <w:rPr>
                    <w:rFonts w:ascii="Cambria Math" w:eastAsia="Cambria Math" w:hAnsi="Cambria Math"/>
                    <w:color w:val="0000FF"/>
                  </w:rPr>
                  <m:t>S</m:t>
                </m:r>
              </m:sub>
            </m:sSub>
          </m:e>
        </m:d>
      </m:oMath>
      <w:r>
        <w:rPr>
          <w:color w:val="0000FF"/>
        </w:rPr>
        <w:t xml:space="preserve"> estimates were</w:t>
      </w:r>
      <w:r w:rsidR="00520949">
        <w:rPr>
          <w:color w:val="0000FF"/>
        </w:rPr>
        <w:t xml:space="preserve"> closer to subsampled </w:t>
      </w:r>
      <w:r w:rsidR="00520949">
        <w:rPr>
          <w:i/>
          <w:iCs/>
          <w:color w:val="0000FF"/>
        </w:rPr>
        <w:t xml:space="preserve">S </w:t>
      </w:r>
      <w:r w:rsidR="00520949">
        <w:rPr>
          <w:color w:val="0000FF"/>
        </w:rPr>
        <w:t>values than those</w:t>
      </w:r>
      <w:r>
        <w:rPr>
          <w:color w:val="0000FF"/>
        </w:rPr>
        <w:t xml:space="preserve"> produced via a projected SFS</w:t>
      </w:r>
      <w:r w:rsidR="00520949">
        <w:rPr>
          <w:color w:val="0000FF"/>
        </w:rPr>
        <w:t xml:space="preserve"> across all populations</w:t>
      </w:r>
      <w:r>
        <w:rPr>
          <w:color w:val="0000FF"/>
        </w:rPr>
        <w:t xml:space="preserve"> </w:t>
      </w:r>
      <w:r w:rsidR="00520949">
        <w:rPr>
          <w:color w:val="0000FF"/>
        </w:rPr>
        <w:t>(</w:t>
      </w:r>
      <w:r w:rsidRPr="00A81116">
        <w:rPr>
          <w:color w:val="0000FF"/>
          <w:highlight w:val="yellow"/>
          <w:rPrChange w:id="133" w:author="Christie, Mark R" w:date="2024-09-03T23:18:00Z" w16du:dateUtc="2024-09-04T03:18:00Z">
            <w:rPr>
              <w:color w:val="0000FF"/>
            </w:rPr>
          </w:rPrChange>
        </w:rPr>
        <w:t>Figure SX</w:t>
      </w:r>
      <w:r w:rsidR="00520949">
        <w:rPr>
          <w:color w:val="0000FF"/>
        </w:rPr>
        <w:t>)</w:t>
      </w:r>
      <w:r>
        <w:rPr>
          <w:color w:val="0000FF"/>
        </w:rPr>
        <w:t>.</w:t>
      </w:r>
    </w:p>
    <w:p w14:paraId="00000033" w14:textId="77777777" w:rsidR="00323B25" w:rsidRPr="005D5FDD" w:rsidRDefault="00000000" w:rsidP="0084432D">
      <w:pPr>
        <w:pStyle w:val="Heading1"/>
        <w:spacing w:before="360"/>
        <w:rPr>
          <w:rFonts w:cs="Times New Roman"/>
        </w:rPr>
      </w:pPr>
      <w:bookmarkStart w:id="134" w:name="bookmark=id.1t3h5sf" w:colFirst="0" w:colLast="0"/>
      <w:bookmarkEnd w:id="134"/>
      <w:r w:rsidRPr="005D5FDD">
        <w:rPr>
          <w:rFonts w:cs="Times New Roman"/>
        </w:rPr>
        <w:lastRenderedPageBreak/>
        <w:t>Discussion</w:t>
      </w:r>
    </w:p>
    <w:p w14:paraId="00000034" w14:textId="79A09525" w:rsidR="00323B25" w:rsidRPr="00C956F8" w:rsidRDefault="00000000">
      <w:pPr>
        <w:spacing w:after="0"/>
        <w:ind w:firstLine="0"/>
        <w:rPr>
          <w:color w:val="0000FF"/>
        </w:rPr>
      </w:pPr>
      <w:r w:rsidRPr="005D5FDD">
        <w:t xml:space="preserve">We present here a method to correct for the probability that a given locus would be observed as segregating following rarefaction to a given sample size. This method provides for the straightforward estimation of the total number of segregating sites which would be observed in a </w:t>
      </w:r>
      <w:r w:rsidR="00FF75B2" w:rsidRPr="005D5FDD">
        <w:t>sample group</w:t>
      </w:r>
      <w:r w:rsidRPr="005D5FDD">
        <w:t xml:space="preserve"> at any reduced size, and therefore provides a way to standardize that metric across samples from different </w:t>
      </w:r>
      <w:r w:rsidR="00FF75B2" w:rsidRPr="005D5FDD">
        <w:t>sample groups</w:t>
      </w:r>
      <w:r w:rsidR="008C4226" w:rsidRPr="005D5FDD">
        <w:t xml:space="preserve"> and studies</w:t>
      </w:r>
      <w:r w:rsidRPr="005D5FDD">
        <w:t>. We also show that our approach is unbiased by allele frequency or missing data variation across individual samples or loci</w:t>
      </w:r>
      <w:r w:rsidR="00580C6F">
        <w:t xml:space="preserve"> </w:t>
      </w:r>
      <w:r w:rsidR="00580C6F">
        <w:rPr>
          <w:color w:val="0000FF"/>
        </w:rPr>
        <w:t>and</w:t>
      </w:r>
      <w:r w:rsidR="00C956F8">
        <w:rPr>
          <w:color w:val="0000FF"/>
        </w:rPr>
        <w:t>, unlike other approaches,</w:t>
      </w:r>
      <w:r w:rsidR="00580C6F">
        <w:rPr>
          <w:color w:val="0000FF"/>
        </w:rPr>
        <w:t xml:space="preserve"> is robust to deviations from Hardy-Weinberg genotypic proportions. </w:t>
      </w:r>
    </w:p>
    <w:p w14:paraId="440E93C1" w14:textId="77777777" w:rsidR="00645414" w:rsidRDefault="00000000" w:rsidP="00645414">
      <w:pPr>
        <w:spacing w:before="200" w:after="0"/>
        <w:rPr>
          <w:color w:val="0000FF"/>
        </w:rPr>
      </w:pPr>
      <w:r w:rsidRPr="005D5FDD">
        <w:t xml:space="preserve">Our estimator should be useful given that the number of segregating sites can provide </w:t>
      </w:r>
      <w:r w:rsidR="008C4226" w:rsidRPr="005D5FDD">
        <w:t xml:space="preserve">additional information that can complement or enhance </w:t>
      </w:r>
      <w:r w:rsidRPr="005D5FDD">
        <w:t xml:space="preserve">measures of genetic diversity that are based on allele frequencies (such as observed and expected heterozygosity). For example, populations that have experienced a recent population expansion will often carry an excess of low frequency variants </w:t>
      </w:r>
      <w:r w:rsidR="0084432D" w:rsidRPr="005D5FDD">
        <w:fldChar w:fldCharType="begin"/>
      </w:r>
      <w:r w:rsidR="00F53F78" w:rsidRPr="005D5FDD">
        <w:instrText xml:space="preserve"> ADDIN ZOTERO_ITEM CSL_CITATION {"citationID":"x1ooXoi3","properties":{"formattedCitation":"(Gattepaille et al., 2013)","plainCitation":"(Gattepaille et al., 2013)","noteIndex":0},"citationItems":[{"id":5480,"uris":["http://zotero.org/users/10196124/items/FWN4DTTY"],"itemData":{"id":5480,"type":"article-journal","abstract":"Reconstructing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84432D" w:rsidRPr="005D5FDD">
        <w:fldChar w:fldCharType="separate"/>
      </w:r>
      <w:r w:rsidR="00F53F78" w:rsidRPr="005D5FDD">
        <w:t>(Gattepaille et al., 2013)</w:t>
      </w:r>
      <w:r w:rsidR="0084432D" w:rsidRPr="005D5FDD">
        <w:fldChar w:fldCharType="end"/>
      </w:r>
      <w:r w:rsidRPr="005D5FDD">
        <w:t xml:space="preserve"> caused by the recent increase in the overall rate at which mutations are produced in the population and the relative lack of time for any such new variants to drift to higher frequencies. The average expected heterozygosity across segregating sites may be lower (or at least lower than expected) in such cases than populations which have been demographically static, but they will carry far more segregating sites. A recent study in yellow perch provides an excellent example of such: several recently expanded populations show a relatively slight difference in heterozygosity in comparison to other, more demographically static populations but segregate at far more loci </w:t>
      </w:r>
      <w:commentRangeStart w:id="135"/>
      <w:r w:rsidR="001D13C6" w:rsidRPr="005D5FDD">
        <w:fldChar w:fldCharType="begin"/>
      </w:r>
      <w:r w:rsidR="001D13C6" w:rsidRPr="005D5FDD">
        <w:instrText xml:space="preserve"> ADDIN ZOTERO_ITEM CSL_CITATION {"citationID":"DiIrA025","properties":{"formattedCitation":"(Yin et al., n.d.)","plainCitation":"(Yin et al., n.d.)","noteIndex":0},"citationItems":[{"id":5811,"uris":["http://zotero.org/users/10196124/items/VXSU5GGL"],"itemData":{"id":5811,"type":"article-journal","container-title":"Proceedings of the Royal Society B: Biological Sciences","title":"Rapid, simultaneous increases in the effective sizes of adaptively divergent yellow perch (Perca flavescens) populations","volume":"submitted","author":[{"family":"Yin","given":"X"},{"family":"Schraidt","given":"C"},{"family":"Sparks","given":"M M"},{"family":"Euclide","given":"P T"},{"family":"Ruetz III","given":"C R"},{"family":"Höök","given":"T O"},{"family":"Christie","given":"M R"}],"citation-key":"yinRapidSimultaneousIncreases"}}],"schema":"https://github.com/citation-style-language/schema/raw/master/csl-citation.json"} </w:instrText>
      </w:r>
      <w:r w:rsidR="001D13C6" w:rsidRPr="005D5FDD">
        <w:fldChar w:fldCharType="separate"/>
      </w:r>
      <w:r w:rsidR="001D13C6" w:rsidRPr="005D5FDD">
        <w:t>(Yin et al., n.d.)</w:t>
      </w:r>
      <w:r w:rsidR="001D13C6" w:rsidRPr="005D5FDD">
        <w:fldChar w:fldCharType="end"/>
      </w:r>
      <w:commentRangeEnd w:id="135"/>
      <w:r w:rsidR="004A61A9">
        <w:rPr>
          <w:rStyle w:val="CommentReference"/>
        </w:rPr>
        <w:commentReference w:id="135"/>
      </w:r>
      <w:r w:rsidR="00C956F8">
        <w:t xml:space="preserve">. </w:t>
      </w:r>
      <w:r w:rsidR="00C956F8">
        <w:rPr>
          <w:color w:val="0000FF"/>
        </w:rPr>
        <w:t xml:space="preserve">Our estimator of total </w:t>
      </w:r>
      <w:r w:rsidR="00C956F8">
        <w:rPr>
          <w:i/>
          <w:iCs/>
          <w:color w:val="0000FF"/>
        </w:rPr>
        <w:t xml:space="preserve">S </w:t>
      </w:r>
      <w:r w:rsidR="00C956F8">
        <w:rPr>
          <w:color w:val="0000FF"/>
        </w:rPr>
        <w:t xml:space="preserve">is particularly useful in populations where most loci are skewed away from HWP, such as in inbred or outbred populations. Calculating Watterson’s θ from our </w:t>
      </w:r>
      <w:r w:rsidR="00C956F8">
        <w:rPr>
          <w:i/>
          <w:iCs/>
          <w:color w:val="0000FF"/>
        </w:rPr>
        <w:t xml:space="preserve">S </w:t>
      </w:r>
      <w:r w:rsidR="00C956F8">
        <w:rPr>
          <w:color w:val="0000FF"/>
        </w:rPr>
        <w:t>estimator for use in such cases is straightforward.</w:t>
      </w:r>
      <w:r w:rsidR="00645414">
        <w:rPr>
          <w:color w:val="0000FF"/>
        </w:rPr>
        <w:t xml:space="preserve"> </w:t>
      </w:r>
    </w:p>
    <w:p w14:paraId="1CC507B4" w14:textId="0FE6A08B" w:rsidR="00645414" w:rsidRPr="00645414" w:rsidRDefault="00645414" w:rsidP="00645414">
      <w:pPr>
        <w:spacing w:before="200" w:after="0"/>
        <w:rPr>
          <w:color w:val="0000FF"/>
        </w:rPr>
      </w:pPr>
      <w:r>
        <w:rPr>
          <w:color w:val="0000FF"/>
        </w:rPr>
        <w:lastRenderedPageBreak/>
        <w:t xml:space="preserve">We note, however, that since our estimator relies on accurate genotype calls per locus, it is not suitable for use in low-coverage datasets where </w:t>
      </w:r>
      <w:ins w:id="136" w:author="Christie, Mark R" w:date="2024-09-03T22:56:00Z" w16du:dateUtc="2024-09-04T02:56:00Z">
        <w:r w:rsidR="004A61A9">
          <w:rPr>
            <w:color w:val="0000FF"/>
          </w:rPr>
          <w:t xml:space="preserve">discrete </w:t>
        </w:r>
      </w:ins>
      <w:r>
        <w:rPr>
          <w:color w:val="0000FF"/>
        </w:rPr>
        <w:t xml:space="preserve">genotype calls </w:t>
      </w:r>
      <w:del w:id="137" w:author="Christie, Mark R" w:date="2024-09-03T22:56:00Z" w16du:dateUtc="2024-09-04T02:56:00Z">
        <w:r w:rsidDel="004A61A9">
          <w:rPr>
            <w:color w:val="0000FF"/>
          </w:rPr>
          <w:delText xml:space="preserve">may be suspect </w:delText>
        </w:r>
      </w:del>
      <w:ins w:id="138" w:author="Christie, Mark R" w:date="2024-09-03T22:56:00Z" w16du:dateUtc="2024-09-04T02:56:00Z">
        <w:r w:rsidR="004A61A9">
          <w:rPr>
            <w:color w:val="0000FF"/>
          </w:rPr>
          <w:t xml:space="preserve">are unreliable </w:t>
        </w:r>
      </w:ins>
      <w:r>
        <w:rPr>
          <w:color w:val="0000FF"/>
        </w:rPr>
        <w:t>and</w:t>
      </w:r>
      <w:ins w:id="139" w:author="Christie, Mark R" w:date="2024-09-03T22:56:00Z" w16du:dateUtc="2024-09-04T02:56:00Z">
        <w:r w:rsidR="004A61A9">
          <w:rPr>
            <w:color w:val="0000FF"/>
          </w:rPr>
          <w:t xml:space="preserve"> where</w:t>
        </w:r>
      </w:ins>
      <w:r>
        <w:rPr>
          <w:color w:val="0000FF"/>
        </w:rPr>
        <w:t xml:space="preserve"> genotype likelihoods may be preferable. In such cases, </w:t>
      </w:r>
      <w:r w:rsidR="0012478D">
        <w:rPr>
          <w:color w:val="0000FF"/>
        </w:rPr>
        <w:t>SFS</w:t>
      </w:r>
      <w:r>
        <w:rPr>
          <w:color w:val="0000FF"/>
        </w:rPr>
        <w:t xml:space="preserve"> as calculated using appropriate low-coverage approaches may be a preferable avenue for calculating </w:t>
      </w:r>
      <w:r>
        <w:rPr>
          <w:i/>
          <w:iCs/>
          <w:color w:val="0000FF"/>
        </w:rPr>
        <w:t xml:space="preserve">S </w:t>
      </w:r>
      <w:r>
        <w:rPr>
          <w:color w:val="0000FF"/>
        </w:rPr>
        <w:t xml:space="preserve">(as well as the various derived </w:t>
      </w:r>
      <w:r w:rsidRPr="00645414">
        <w:rPr>
          <w:color w:val="0000FF"/>
        </w:rPr>
        <w:t xml:space="preserve">θ </w:t>
      </w:r>
      <w:r w:rsidRPr="00520949">
        <w:rPr>
          <w:color w:val="0000FF"/>
        </w:rPr>
        <w:t xml:space="preserve">estimators; see </w:t>
      </w:r>
      <w:r w:rsidRPr="00520949">
        <w:rPr>
          <w:color w:val="0000FF"/>
        </w:rPr>
        <w:fldChar w:fldCharType="begin"/>
      </w:r>
      <w:r w:rsidR="00520949">
        <w:rPr>
          <w:color w:val="0000FF"/>
        </w:rPr>
        <w:instrText xml:space="preserve"> ADDIN ZOTERO_ITEM CSL_CITATION {"citationID":"FJ8sZt9J","properties":{"formattedCitation":"(Korneliussen et al., 2013)","plainCitation":"(Korneliussen et al., 2013)","dontUpdate":true,"noteIndex":0},"citationItems":[{"id":5827,"uris":["http://zotero.org/users/10196124/items/7VUV3VRE"],"itemData":{"id":5827,"type":"article-journal","abstract":"A number of different statistics are used for detecting natural selection using DNA sequencing data, including statistics that are summaries of the frequency spectrum, such as Tajima’s D. These statistics are now often being applied in the analysis of Next Generation Sequencing (NGS) data. However, estimates of frequency spectra from NGS data are strongly affected by low sequencing coverage; the inherent technology dependent variation in sequencing depth causes systematic differences in the value of the statistic among genomic regions.","container-title":"BMC Bioinformatics","DOI":"10.1186/1471-2105-14-289","ISSN":"1471-2105","issue":"1","journalAbbreviation":"BMC Bioinformatics","page":"289","title":"Calculation of Tajima’s D and other neutrality test statistics from low depth next-generation sequencing data","volume":"14","author":[{"family":"Korneliussen","given":"Thorfinn Sand"},{"family":"Moltke","given":"Ida"},{"family":"Albrechtsen","given":"Anders"},{"family":"Nielsen","given":"Rasmus"}],"issued":{"date-parts":[["2013",10,2]]},"citation-key":"korneliussenCalculationTajimaOther2013"}}],"schema":"https://github.com/citation-style-language/schema/raw/master/csl-citation.json"} </w:instrText>
      </w:r>
      <w:r w:rsidRPr="00520949">
        <w:rPr>
          <w:color w:val="0000FF"/>
        </w:rPr>
        <w:fldChar w:fldCharType="separate"/>
      </w:r>
      <w:r w:rsidR="00FF28C5" w:rsidRPr="00520949">
        <w:rPr>
          <w:color w:val="0000FF"/>
        </w:rPr>
        <w:t>Korneliussen et al., 2013)</w:t>
      </w:r>
      <w:r w:rsidRPr="00520949">
        <w:rPr>
          <w:color w:val="0000FF"/>
        </w:rPr>
        <w:fldChar w:fldCharType="end"/>
      </w:r>
      <w:r w:rsidR="0012478D" w:rsidRPr="00520949">
        <w:rPr>
          <w:color w:val="0000FF"/>
        </w:rPr>
        <w:t xml:space="preserve">, although these methods </w:t>
      </w:r>
      <w:r w:rsidR="0012478D">
        <w:rPr>
          <w:color w:val="0000FF"/>
        </w:rPr>
        <w:t xml:space="preserve">generally assume allelic independence when calculating Watterson’s θ and require matched sample sizes to avoid bias when calculating </w:t>
      </w:r>
      <w:r w:rsidR="0012478D">
        <w:rPr>
          <w:i/>
          <w:iCs/>
          <w:color w:val="0000FF"/>
        </w:rPr>
        <w:t>S</w:t>
      </w:r>
      <w:r>
        <w:rPr>
          <w:color w:val="0000FF"/>
        </w:rPr>
        <w:t xml:space="preserve">. </w:t>
      </w:r>
      <w:del w:id="140" w:author="Christie, Mark R" w:date="2024-09-03T22:57:00Z" w16du:dateUtc="2024-09-04T02:57:00Z">
        <w:r w:rsidR="0012478D" w:rsidDel="004A61A9">
          <w:rPr>
            <w:color w:val="0000FF"/>
          </w:rPr>
          <w:delText xml:space="preserve">In addition to this, </w:delText>
        </w:r>
        <w:commentRangeStart w:id="141"/>
        <w:r w:rsidR="0012478D" w:rsidDel="004A61A9">
          <w:rPr>
            <w:color w:val="0000FF"/>
          </w:rPr>
          <w:delText>o</w:delText>
        </w:r>
      </w:del>
      <w:ins w:id="142" w:author="Christie, Mark R" w:date="2024-09-03T22:57:00Z" w16du:dateUtc="2024-09-04T02:57:00Z">
        <w:r w:rsidR="004A61A9">
          <w:rPr>
            <w:color w:val="0000FF"/>
          </w:rPr>
          <w:t>O</w:t>
        </w:r>
      </w:ins>
      <w:r w:rsidR="0012478D">
        <w:rPr>
          <w:color w:val="0000FF"/>
        </w:rPr>
        <w:t xml:space="preserve">ur approach does assume that loci segregate independently (i.e. are not linked), which may not always be true. While </w:t>
      </w:r>
      <w:commentRangeEnd w:id="141"/>
      <w:r w:rsidR="004A61A9">
        <w:rPr>
          <w:rStyle w:val="CommentReference"/>
        </w:rPr>
        <w:commentReference w:id="141"/>
      </w:r>
      <w:r w:rsidR="0012478D">
        <w:rPr>
          <w:color w:val="0000FF"/>
        </w:rPr>
        <w:t xml:space="preserve">filtering out linked loci is </w:t>
      </w:r>
      <w:r w:rsidR="0012478D" w:rsidRPr="0012478D">
        <w:rPr>
          <w:color w:val="0000FF"/>
        </w:rPr>
        <w:t xml:space="preserve">an option in such </w:t>
      </w:r>
      <w:r w:rsidR="0012478D" w:rsidRPr="00520949">
        <w:rPr>
          <w:color w:val="0000FF"/>
        </w:rPr>
        <w:t xml:space="preserve">cases </w:t>
      </w:r>
      <w:r w:rsidR="0012478D" w:rsidRPr="00520949">
        <w:rPr>
          <w:color w:val="0000FF"/>
        </w:rPr>
        <w:fldChar w:fldCharType="begin"/>
      </w:r>
      <w:r w:rsidR="00520949">
        <w:rPr>
          <w:color w:val="0000FF"/>
        </w:rPr>
        <w:instrText xml:space="preserve"> ADDIN ZOTERO_ITEM CSL_CITATION {"citationID":"IcQAa84O","properties":{"formattedCitation":"(W. Hemstrom et al., 2024)","plainCitation":"(W. Hemstrom et al., 2024)","dontUpdate":true,"noteIndex":0},"citationItems":[{"id":5828,"uris":["http://zotero.org/users/10196124/items/6DGFM6BN"],"itemData":{"id":5828,"type":"article-journal","abstract":"Genomic data are ubiquitous across disciplines, from agriculture to biodiversity, ecology, evolution and human health. However, these datasets often contain noise or errors and are missing information that can affect the accuracy and reliability of subsequent computational analyses and conclusions. A key step in genomic data analysis is filtering — removing sequencing bases, reads, genetic variants and/or individuals from a dataset — to improve data quality for downstream analyses. Researchers are confronted with a multitude of choices when filtering genomic data; they must choose which filters to apply and select appropriate thresholds. To help usher in the next generation of genomic data filtering, we review and suggest best practices to improve the implementation, reproducibility and reporting standards for filter types and thresholds commonly applied to genomic datasets. We focus mainly on filters for minor allele frequency, missing data per individual or per locus, linkage disequilibrium and Hardy–Weinberg deviations. Using simulated and empirical datasets, we illustrate the large effects of different filtering thresholds on common population genetics statistics, such as Tajima’s D value, population differentiation (FST), nucleotide diversity (π) and effective population size (Ne).","container-title":"Nature Reviews Genetics","DOI":"10.1038/s41576-024-00738-6","ISSN":"1471-0064","journalAbbreviation":"Nature Reviews Genetics","title":"Next-generation data filtering in the genomics era","URL":"https://doi.org/10.1038/s41576-024-00738-6","author":[{"family":"Hemstrom","given":"William"},{"family":"Grummer","given":"Jared A."},{"family":"Luikart","given":"Gordon"},{"family":"Christie","given":"Mark R."}],"issued":{"date-parts":[["2024",6,14]]},"citation-key":"hemstromNextgenerationDataFiltering2024"}}],"schema":"https://github.com/citation-style-language/schema/raw/master/csl-citation.json"} </w:instrText>
      </w:r>
      <w:r w:rsidR="0012478D" w:rsidRPr="00520949">
        <w:rPr>
          <w:color w:val="0000FF"/>
        </w:rPr>
        <w:fldChar w:fldCharType="separate"/>
      </w:r>
      <w:r w:rsidR="00FF28C5" w:rsidRPr="00520949">
        <w:rPr>
          <w:color w:val="0000FF"/>
        </w:rPr>
        <w:t>(Hemstrom et al., 2024)</w:t>
      </w:r>
      <w:r w:rsidR="0012478D" w:rsidRPr="00520949">
        <w:rPr>
          <w:color w:val="0000FF"/>
        </w:rPr>
        <w:fldChar w:fldCharType="end"/>
      </w:r>
      <w:r w:rsidR="0012478D" w:rsidRPr="00520949">
        <w:rPr>
          <w:color w:val="0000FF"/>
        </w:rPr>
        <w:t xml:space="preserve">, new methods </w:t>
      </w:r>
      <w:r w:rsidR="0012478D">
        <w:rPr>
          <w:color w:val="0000FF"/>
        </w:rPr>
        <w:t>which retain linked sites without bias would increase power and are thus promising avenues for future work.</w:t>
      </w:r>
    </w:p>
    <w:p w14:paraId="302F3345" w14:textId="013DEDEE" w:rsidR="0043615C" w:rsidRPr="005D5FDD" w:rsidRDefault="00000000">
      <w:pPr>
        <w:spacing w:before="200" w:after="0"/>
      </w:pPr>
      <w:r w:rsidRPr="005D5FDD">
        <w:t xml:space="preserve">In cases where biologically important conclusions can be drawn from the difference between heterozygosity or other allele frequency-based estimators of diversity and the number of </w:t>
      </w:r>
      <w:r w:rsidR="0084432D" w:rsidRPr="005D5FDD">
        <w:t>segregating</w:t>
      </w:r>
      <w:r w:rsidRPr="005D5FDD">
        <w:t xml:space="preserve"> sites, it is particularly important that the latter is properly calculated across </w:t>
      </w:r>
      <w:r w:rsidR="00FF75B2" w:rsidRPr="005D5FDD">
        <w:t>sample group</w:t>
      </w:r>
      <w:r w:rsidRPr="005D5FDD">
        <w:t xml:space="preserve">s, since failing to correct for differences in sample size or data missingness could mask biologically interesting signals of demographic history and obscure a critical facet of overall genomic diversity. The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t xml:space="preserve"> method we present here should therefore be useful for future studies of genetic diversity</w:t>
      </w:r>
      <w:r w:rsidR="008C4226" w:rsidRPr="005D5FDD">
        <w:t xml:space="preserve"> across disciplines</w:t>
      </w:r>
      <w:r w:rsidR="00F53F78" w:rsidRPr="005D5FDD">
        <w:t>.</w:t>
      </w:r>
      <w:r w:rsidRPr="005D5FDD">
        <w:t xml:space="preserve"> </w:t>
      </w:r>
      <w:r w:rsidR="00F53F78" w:rsidRPr="005D5FDD">
        <w:t>It</w:t>
      </w:r>
      <w:r w:rsidRPr="005D5FDD">
        <w:t xml:space="preserve"> is currently </w:t>
      </w:r>
      <w:r w:rsidR="00F53F78" w:rsidRPr="005D5FDD">
        <w:t xml:space="preserve">implemented and </w:t>
      </w:r>
      <w:r w:rsidRPr="005D5FDD">
        <w:t>available for use via the function “calc_seg_sites()” in the R package “snpR”</w:t>
      </w:r>
      <w:r w:rsidR="0084432D" w:rsidRPr="005D5FDD">
        <w:t xml:space="preserve"> </w:t>
      </w:r>
      <w:r w:rsidR="0084432D" w:rsidRPr="005D5FDD">
        <w:fldChar w:fldCharType="begin"/>
      </w:r>
      <w:r w:rsidR="0096523D" w:rsidRPr="005D5FDD">
        <w:instrText xml:space="preserve"> ADDIN ZOTERO_ITEM CSL_CITATION {"citationID":"zkFNXSFh","properties":{"formattedCitation":"(W.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5D5FDD">
        <w:fldChar w:fldCharType="separate"/>
      </w:r>
      <w:r w:rsidR="001D13C6" w:rsidRPr="005D5FDD">
        <w:t>(Hemstrom &amp; Jones, 2023)</w:t>
      </w:r>
      <w:r w:rsidR="0084432D" w:rsidRPr="005D5FDD">
        <w:fldChar w:fldCharType="end"/>
      </w:r>
      <w:r w:rsidRPr="005D5FDD">
        <w:t xml:space="preserve">. </w:t>
      </w:r>
      <w:r w:rsidR="00F53F78" w:rsidRPr="005D5FDD">
        <w:t>E</w:t>
      </w:r>
      <w:r w:rsidRPr="005D5FDD">
        <w:t>xample</w:t>
      </w:r>
      <w:r w:rsidR="00F53F78" w:rsidRPr="005D5FDD">
        <w:t xml:space="preserve"> code</w:t>
      </w:r>
      <w:r w:rsidRPr="005D5FDD">
        <w:t xml:space="preserve"> demonstrating </w:t>
      </w:r>
      <w:r w:rsidR="00F53F78" w:rsidRPr="005D5FDD">
        <w:t xml:space="preserve">the use of the use of this function using a “vcf” file </w:t>
      </w:r>
      <w:r w:rsidR="00F53F78" w:rsidRPr="005D5FDD">
        <w:fldChar w:fldCharType="begin"/>
      </w:r>
      <w:r w:rsidR="00F53F78" w:rsidRPr="005D5FDD">
        <w:instrText xml:space="preserve"> ADDIN ZOTERO_ITEM CSL_CITATION {"citationID":"aKXfFsMp","properties":{"formattedCitation":"(Danecek et al., 2011)","plainCitation":"(Danecek et al., 2011)","noteIndex":0},"citationItems":[{"id":2339,"uris":["http://zotero.org/users/10196124/items/UIGGSGD8"],"itemData":{"id":2339,"type":"article-journal","abstract":"Summary: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F53F78" w:rsidRPr="005D5FDD">
        <w:fldChar w:fldCharType="separate"/>
      </w:r>
      <w:r w:rsidR="00F53F78" w:rsidRPr="005D5FDD">
        <w:t>(Danecek et al., 2011)</w:t>
      </w:r>
      <w:r w:rsidR="00F53F78" w:rsidRPr="005D5FDD">
        <w:fldChar w:fldCharType="end"/>
      </w:r>
      <w:r w:rsidR="00F53F78" w:rsidRPr="005D5FDD">
        <w:t xml:space="preserve"> </w:t>
      </w:r>
      <w:r w:rsidRPr="005D5FDD">
        <w:t>can be found in</w:t>
      </w:r>
      <w:r w:rsidR="00F53F78" w:rsidRPr="005D5FDD">
        <w:t xml:space="preserve"> </w:t>
      </w:r>
      <w:r w:rsidRPr="005D5FDD">
        <w:t>Supplementary Example 1.</w:t>
      </w:r>
      <w:bookmarkStart w:id="143" w:name="bookmark=id.4d34og8" w:colFirst="0" w:colLast="0"/>
      <w:bookmarkEnd w:id="143"/>
    </w:p>
    <w:p w14:paraId="36A5C422" w14:textId="77777777" w:rsidR="0043615C" w:rsidRPr="005D5FDD" w:rsidRDefault="0043615C" w:rsidP="004A61A9">
      <w:pPr>
        <w:keepNext/>
        <w:spacing w:before="360" w:after="0"/>
        <w:ind w:firstLine="0"/>
        <w:rPr>
          <w:b/>
          <w:bCs/>
        </w:rPr>
        <w:pPrChange w:id="144" w:author="Christie, Mark R" w:date="2024-09-03T22:58:00Z" w16du:dateUtc="2024-09-04T02:58:00Z">
          <w:pPr>
            <w:spacing w:before="360" w:after="0"/>
            <w:ind w:firstLine="0"/>
          </w:pPr>
        </w:pPrChange>
      </w:pPr>
      <w:r w:rsidRPr="005D5FDD">
        <w:rPr>
          <w:b/>
          <w:bCs/>
        </w:rPr>
        <w:lastRenderedPageBreak/>
        <w:t>Funding</w:t>
      </w:r>
    </w:p>
    <w:p w14:paraId="68EEA3E6" w14:textId="2C4A8BE7" w:rsidR="007D7E53" w:rsidRPr="005D5FDD" w:rsidRDefault="0043615C" w:rsidP="004A61A9">
      <w:pPr>
        <w:keepNext/>
        <w:spacing w:after="0"/>
        <w:ind w:firstLine="0"/>
        <w:pPrChange w:id="145" w:author="Christie, Mark R" w:date="2024-09-03T22:58:00Z" w16du:dateUtc="2024-09-04T02:58:00Z">
          <w:pPr>
            <w:spacing w:after="0"/>
            <w:ind w:firstLine="0"/>
          </w:pPr>
        </w:pPrChange>
      </w:pPr>
      <w:r w:rsidRPr="005D5FDD">
        <w:rPr>
          <w:rFonts w:eastAsia="Arial"/>
        </w:rPr>
        <w:t>This work was supported in part by the National Science Foundation (grant numbers DEB-1856710 and OCE-1924505).</w:t>
      </w:r>
      <w:r w:rsidRPr="005D5FDD">
        <w:t xml:space="preserve"> </w:t>
      </w:r>
    </w:p>
    <w:p w14:paraId="53E21560" w14:textId="77777777" w:rsidR="007D7E53" w:rsidRPr="005D5FDD" w:rsidRDefault="007D7E53" w:rsidP="007D7E53">
      <w:pPr>
        <w:spacing w:before="360" w:after="0"/>
        <w:ind w:firstLine="0"/>
        <w:rPr>
          <w:b/>
          <w:bCs/>
        </w:rPr>
      </w:pPr>
      <w:r w:rsidRPr="005D5FDD">
        <w:rPr>
          <w:b/>
          <w:bCs/>
        </w:rPr>
        <w:t>Data Availability</w:t>
      </w:r>
    </w:p>
    <w:p w14:paraId="00000036" w14:textId="72A13D6E" w:rsidR="00323B25" w:rsidRPr="005D5FDD" w:rsidRDefault="007D7E53" w:rsidP="0043615C">
      <w:pPr>
        <w:spacing w:after="0"/>
        <w:ind w:firstLine="0"/>
        <w:rPr>
          <w:b/>
          <w:bCs/>
        </w:rPr>
      </w:pPr>
      <w:r w:rsidRPr="005D5FDD">
        <w:t xml:space="preserve">The scripts used to generate data, run the simulations, and produce the plots presented in this paper are available at: </w:t>
      </w:r>
      <w:hyperlink r:id="rId12" w:history="1">
        <w:r w:rsidRPr="005D5FDD">
          <w:rPr>
            <w:rStyle w:val="Hyperlink"/>
          </w:rPr>
          <w:t>https://github.com/ChristieLab/seg_sites_rarefaction</w:t>
        </w:r>
      </w:hyperlink>
      <w:r w:rsidR="00393CE5" w:rsidRPr="005D5FDD">
        <w:t xml:space="preserve">. The R package “snpR”, which implements the equations described here, is available from </w:t>
      </w:r>
      <w:hyperlink r:id="rId13" w:history="1">
        <w:r w:rsidR="00393CE5" w:rsidRPr="005D5FDD">
          <w:rPr>
            <w:rStyle w:val="Hyperlink"/>
          </w:rPr>
          <w:t>https://github.com/hemstrow/snpR</w:t>
        </w:r>
      </w:hyperlink>
      <w:r w:rsidR="00393CE5" w:rsidRPr="005D5FDD">
        <w:t>.</w:t>
      </w:r>
      <w:r w:rsidRPr="005D5FDD">
        <w:br w:type="page"/>
      </w:r>
    </w:p>
    <w:p w14:paraId="00000037" w14:textId="77777777" w:rsidR="00323B25" w:rsidRPr="005D5FDD" w:rsidRDefault="00000000">
      <w:pPr>
        <w:pStyle w:val="Heading1"/>
        <w:spacing w:before="0"/>
        <w:rPr>
          <w:rFonts w:cs="Times New Roman"/>
        </w:rPr>
      </w:pPr>
      <w:r w:rsidRPr="005D5FDD">
        <w:rPr>
          <w:rFonts w:cs="Times New Roman"/>
        </w:rPr>
        <w:lastRenderedPageBreak/>
        <w:t>References</w:t>
      </w:r>
    </w:p>
    <w:bookmarkStart w:id="146" w:name="bookmark=id.2s8eyo1" w:colFirst="0" w:colLast="0"/>
    <w:bookmarkStart w:id="147" w:name="bookmark=id.17dp8vu" w:colFirst="0" w:colLast="0"/>
    <w:bookmarkEnd w:id="146"/>
    <w:bookmarkEnd w:id="147"/>
    <w:p w14:paraId="34B5D60F" w14:textId="77777777" w:rsidR="00520949" w:rsidRPr="00520949" w:rsidRDefault="00EF073C" w:rsidP="00520949">
      <w:pPr>
        <w:pStyle w:val="Bibliography"/>
      </w:pPr>
      <w:r w:rsidRPr="005D5FDD">
        <w:fldChar w:fldCharType="begin"/>
      </w:r>
      <w:r w:rsidR="00520949">
        <w:instrText xml:space="preserve"> ADDIN ZOTERO_BIBL {"uncited":[],"omitted":[],"custom":[]} CSL_BIBLIOGRAPHY </w:instrText>
      </w:r>
      <w:r w:rsidRPr="005D5FDD">
        <w:fldChar w:fldCharType="separate"/>
      </w:r>
      <w:r w:rsidR="00520949" w:rsidRPr="00520949">
        <w:t xml:space="preserve">Achaz, G. (2009). Frequency Spectrum Neutrality Tests: One for All and All for One. </w:t>
      </w:r>
      <w:r w:rsidR="00520949" w:rsidRPr="00520949">
        <w:rPr>
          <w:i/>
          <w:iCs/>
        </w:rPr>
        <w:t>Genetics</w:t>
      </w:r>
      <w:r w:rsidR="00520949" w:rsidRPr="00520949">
        <w:t xml:space="preserve">, </w:t>
      </w:r>
      <w:r w:rsidR="00520949" w:rsidRPr="00520949">
        <w:rPr>
          <w:i/>
          <w:iCs/>
        </w:rPr>
        <w:t>183</w:t>
      </w:r>
      <w:r w:rsidR="00520949" w:rsidRPr="00520949">
        <w:t>(1), 249–258. https://doi.org/10.1534/genetics.109.104042</w:t>
      </w:r>
    </w:p>
    <w:p w14:paraId="3EE1C1A2" w14:textId="77777777" w:rsidR="00520949" w:rsidRPr="00520949" w:rsidRDefault="00520949" w:rsidP="00520949">
      <w:pPr>
        <w:pStyle w:val="Bibliography"/>
      </w:pPr>
      <w:r w:rsidRPr="00520949">
        <w:t xml:space="preserve">Agresti, A., &amp; Coull, B. A. (1998). Approximate is Better than “Exact” for Interval Estimation of Binomial Proportions. </w:t>
      </w:r>
      <w:r w:rsidRPr="00520949">
        <w:rPr>
          <w:i/>
          <w:iCs/>
        </w:rPr>
        <w:t>The American Statistician</w:t>
      </w:r>
      <w:r w:rsidRPr="00520949">
        <w:t xml:space="preserve">, </w:t>
      </w:r>
      <w:r w:rsidRPr="00520949">
        <w:rPr>
          <w:i/>
          <w:iCs/>
        </w:rPr>
        <w:t>52</w:t>
      </w:r>
      <w:r w:rsidRPr="00520949">
        <w:t>(2), 119–126. https://doi.org/10.1080/00031305.1998.10480550</w:t>
      </w:r>
    </w:p>
    <w:p w14:paraId="75CE48ED" w14:textId="77777777" w:rsidR="00520949" w:rsidRPr="00520949" w:rsidRDefault="00520949" w:rsidP="00520949">
      <w:pPr>
        <w:pStyle w:val="Bibliography"/>
      </w:pPr>
      <w:r w:rsidRPr="00520949">
        <w:t xml:space="preserve">Allendorf, F. W. (1986). Heterozygosity and fitness in natural populations of animals. </w:t>
      </w:r>
      <w:r w:rsidRPr="00520949">
        <w:rPr>
          <w:i/>
          <w:iCs/>
        </w:rPr>
        <w:t>Conservation Biology: The Science of Scarcity and Diversity</w:t>
      </w:r>
      <w:r w:rsidRPr="00520949">
        <w:t>, 57–76.</w:t>
      </w:r>
    </w:p>
    <w:p w14:paraId="05D0AD94" w14:textId="77777777" w:rsidR="00520949" w:rsidRPr="00520949" w:rsidRDefault="00520949" w:rsidP="00520949">
      <w:pPr>
        <w:pStyle w:val="Bibliography"/>
      </w:pPr>
      <w:r w:rsidRPr="00520949">
        <w:t xml:space="preserve">Chapman, J. R., Nakagawa, S., Coltman, D. W., Slate, J., &amp; Sheldon, B. C. (2009). A quantitative review of heterozygosity–fitness correlations in animal populations. </w:t>
      </w:r>
      <w:r w:rsidRPr="00520949">
        <w:rPr>
          <w:i/>
          <w:iCs/>
        </w:rPr>
        <w:t>Molecular Ecology</w:t>
      </w:r>
      <w:r w:rsidRPr="00520949">
        <w:t xml:space="preserve">, </w:t>
      </w:r>
      <w:r w:rsidRPr="00520949">
        <w:rPr>
          <w:i/>
          <w:iCs/>
        </w:rPr>
        <w:t>18</w:t>
      </w:r>
      <w:r w:rsidRPr="00520949">
        <w:t>(13), 2746–2765. https://doi.org/10.1111/j.1365-294X.2009.04247.x</w:t>
      </w:r>
    </w:p>
    <w:p w14:paraId="319FB572" w14:textId="77777777" w:rsidR="00520949" w:rsidRPr="00520949" w:rsidRDefault="00520949" w:rsidP="00520949">
      <w:pPr>
        <w:pStyle w:val="Bibliography"/>
      </w:pPr>
      <w:r w:rsidRPr="00520949">
        <w:t xml:space="preserve">Charlesworth, D., &amp; Willis, J. H. (2009). The genetics of inbreeding depression. </w:t>
      </w:r>
      <w:r w:rsidRPr="00520949">
        <w:rPr>
          <w:i/>
          <w:iCs/>
        </w:rPr>
        <w:t>Nature Reviews Genetics</w:t>
      </w:r>
      <w:r w:rsidRPr="00520949">
        <w:t xml:space="preserve">, </w:t>
      </w:r>
      <w:r w:rsidRPr="00520949">
        <w:rPr>
          <w:i/>
          <w:iCs/>
        </w:rPr>
        <w:t>10</w:t>
      </w:r>
      <w:r w:rsidRPr="00520949">
        <w:t>(11), 783–796. https://doi.org/10.1038/nrg2664</w:t>
      </w:r>
    </w:p>
    <w:p w14:paraId="5700B679" w14:textId="77777777" w:rsidR="00520949" w:rsidRPr="00520949" w:rsidRDefault="00520949" w:rsidP="00520949">
      <w:pPr>
        <w:pStyle w:val="Bibliography"/>
      </w:pPr>
      <w:r w:rsidRPr="00520949">
        <w:t xml:space="preserve">Danecek, P., Auton, A., Abecasis, G., Albers, C. A., Banks, E., DePristo, M. A., Handsaker, R. E., Lunter, G., Marth, G. T., Sherry, S. T., McVean, G., Durbin, R., &amp; Group, 1000 Genomes Project Analysis. (2011). The variant call format and VCFtools. </w:t>
      </w:r>
      <w:r w:rsidRPr="00520949">
        <w:rPr>
          <w:i/>
          <w:iCs/>
        </w:rPr>
        <w:t>Bioinformatics</w:t>
      </w:r>
      <w:r w:rsidRPr="00520949">
        <w:t xml:space="preserve">, </w:t>
      </w:r>
      <w:r w:rsidRPr="00520949">
        <w:rPr>
          <w:i/>
          <w:iCs/>
        </w:rPr>
        <w:t>27</w:t>
      </w:r>
      <w:r w:rsidRPr="00520949">
        <w:t>(15), 2156–2158. https://doi.org/10.1093/bioinformatics/btr330</w:t>
      </w:r>
    </w:p>
    <w:p w14:paraId="5165148D" w14:textId="77777777" w:rsidR="00520949" w:rsidRPr="00520949" w:rsidRDefault="00520949" w:rsidP="00520949">
      <w:pPr>
        <w:pStyle w:val="Bibliography"/>
      </w:pPr>
      <w:r w:rsidRPr="00520949">
        <w:t xml:space="preserve">David. (1998). Heterozygosity–fitness correlations: New perspectives on old problems. </w:t>
      </w:r>
      <w:r w:rsidRPr="00520949">
        <w:rPr>
          <w:i/>
          <w:iCs/>
        </w:rPr>
        <w:t>Heredity</w:t>
      </w:r>
      <w:r w:rsidRPr="00520949">
        <w:t xml:space="preserve">, </w:t>
      </w:r>
      <w:r w:rsidRPr="00520949">
        <w:rPr>
          <w:i/>
          <w:iCs/>
        </w:rPr>
        <w:t>80</w:t>
      </w:r>
      <w:r w:rsidRPr="00520949">
        <w:t>(5), 531–537. https://doi.org/10.1046/j.1365-2540.1998.00393.x</w:t>
      </w:r>
    </w:p>
    <w:p w14:paraId="2DD241D6" w14:textId="77777777" w:rsidR="00520949" w:rsidRPr="00520949" w:rsidRDefault="00520949" w:rsidP="00520949">
      <w:pPr>
        <w:pStyle w:val="Bibliography"/>
      </w:pPr>
      <w:r w:rsidRPr="00520949">
        <w:t xml:space="preserve">DeWoody, J. A., Harder, A. M., Mathur, S., &amp; Willoughby, J. R. (2021). The long-standing significance of genetic diversity in conservation. </w:t>
      </w:r>
      <w:r w:rsidRPr="00520949">
        <w:rPr>
          <w:i/>
          <w:iCs/>
        </w:rPr>
        <w:t>Molecular Ecology</w:t>
      </w:r>
      <w:r w:rsidRPr="00520949">
        <w:t xml:space="preserve">, </w:t>
      </w:r>
      <w:r w:rsidRPr="00520949">
        <w:rPr>
          <w:i/>
          <w:iCs/>
        </w:rPr>
        <w:t>30</w:t>
      </w:r>
      <w:r w:rsidRPr="00520949">
        <w:t>(17), 4147–4154. https://doi.org/10.1111/mec.16051</w:t>
      </w:r>
    </w:p>
    <w:p w14:paraId="763475B2" w14:textId="77777777" w:rsidR="00520949" w:rsidRPr="00520949" w:rsidRDefault="00520949" w:rsidP="00520949">
      <w:pPr>
        <w:pStyle w:val="Bibliography"/>
      </w:pPr>
      <w:r w:rsidRPr="00520949">
        <w:lastRenderedPageBreak/>
        <w:t xml:space="preserve">Dorai-Raj, S. (2022). </w:t>
      </w:r>
      <w:r w:rsidRPr="00520949">
        <w:rPr>
          <w:i/>
          <w:iCs/>
        </w:rPr>
        <w:t>binom: Binomial confidence intervals for several parameterizations</w:t>
      </w:r>
      <w:r w:rsidRPr="00520949">
        <w:t xml:space="preserve"> [Manual]. https://CRAN.R-project.org/package=binom</w:t>
      </w:r>
    </w:p>
    <w:p w14:paraId="55942E64" w14:textId="77777777" w:rsidR="00520949" w:rsidRPr="00520949" w:rsidRDefault="00520949" w:rsidP="00520949">
      <w:pPr>
        <w:pStyle w:val="Bibliography"/>
      </w:pPr>
      <w:r w:rsidRPr="00520949">
        <w:t xml:space="preserve">Frankham, R., Briscoe, D. A., &amp; Ballou, J. D. (2002). </w:t>
      </w:r>
      <w:r w:rsidRPr="00520949">
        <w:rPr>
          <w:i/>
          <w:iCs/>
        </w:rPr>
        <w:t>Introduction to conservation genetics</w:t>
      </w:r>
      <w:r w:rsidRPr="00520949">
        <w:t>. Cambridge university press.</w:t>
      </w:r>
    </w:p>
    <w:p w14:paraId="30C48E91" w14:textId="77777777" w:rsidR="00520949" w:rsidRPr="00520949" w:rsidRDefault="00520949" w:rsidP="00520949">
      <w:pPr>
        <w:pStyle w:val="Bibliography"/>
      </w:pPr>
      <w:r w:rsidRPr="00520949">
        <w:t xml:space="preserve">Fu, Y.-X. (2022). Variances and covariances of linear summary statistics of segregating sites. </w:t>
      </w:r>
      <w:r w:rsidRPr="00520949">
        <w:rPr>
          <w:i/>
          <w:iCs/>
        </w:rPr>
        <w:t>Theoretical Population Biology</w:t>
      </w:r>
      <w:r w:rsidRPr="00520949">
        <w:t xml:space="preserve">, </w:t>
      </w:r>
      <w:r w:rsidRPr="00520949">
        <w:rPr>
          <w:i/>
          <w:iCs/>
        </w:rPr>
        <w:t>145</w:t>
      </w:r>
      <w:r w:rsidRPr="00520949">
        <w:t>, 95–108. https://doi.org/10.1016/j.tpb.2022.03.005</w:t>
      </w:r>
    </w:p>
    <w:p w14:paraId="7F9E1B27" w14:textId="77777777" w:rsidR="00520949" w:rsidRPr="00520949" w:rsidRDefault="00520949" w:rsidP="00520949">
      <w:pPr>
        <w:pStyle w:val="Bibliography"/>
      </w:pPr>
      <w:r w:rsidRPr="00520949">
        <w:t xml:space="preserve">Gattepaille, L. M., Jakobsson, M., &amp; Blum, M. G. (2013). Inferring population size changes with sequence and SNP data: Lessons from human bottlenecks. </w:t>
      </w:r>
      <w:r w:rsidRPr="00520949">
        <w:rPr>
          <w:i/>
          <w:iCs/>
        </w:rPr>
        <w:t>Heredity</w:t>
      </w:r>
      <w:r w:rsidRPr="00520949">
        <w:t xml:space="preserve">, </w:t>
      </w:r>
      <w:r w:rsidRPr="00520949">
        <w:rPr>
          <w:i/>
          <w:iCs/>
        </w:rPr>
        <w:t>110</w:t>
      </w:r>
      <w:r w:rsidRPr="00520949">
        <w:t>(5), 409–419. https://doi.org/10.1038/hdy.2012.120</w:t>
      </w:r>
    </w:p>
    <w:p w14:paraId="6F849622" w14:textId="77777777" w:rsidR="00520949" w:rsidRPr="00520949" w:rsidRDefault="00520949" w:rsidP="00520949">
      <w:pPr>
        <w:pStyle w:val="Bibliography"/>
      </w:pPr>
      <w:r w:rsidRPr="00520949">
        <w:t xml:space="preserve">Gutenkunst, R. N., Hernandez, R. D., Williamson, S. H., &amp; Bustamante, C. D. (2009). Inferring the Joint Demographic History of Multiple Populations from Multidimensional SNP Frequency Data. </w:t>
      </w:r>
      <w:r w:rsidRPr="00520949">
        <w:rPr>
          <w:i/>
          <w:iCs/>
        </w:rPr>
        <w:t>PLOS Genetics</w:t>
      </w:r>
      <w:r w:rsidRPr="00520949">
        <w:t xml:space="preserve">, </w:t>
      </w:r>
      <w:r w:rsidRPr="00520949">
        <w:rPr>
          <w:i/>
          <w:iCs/>
        </w:rPr>
        <w:t>5</w:t>
      </w:r>
      <w:r w:rsidRPr="00520949">
        <w:t>(10), 1–11. https://doi.org/10.1371/journal.pgen.1000695</w:t>
      </w:r>
    </w:p>
    <w:p w14:paraId="4C809701" w14:textId="77777777" w:rsidR="00520949" w:rsidRPr="00520949" w:rsidRDefault="00520949" w:rsidP="00520949">
      <w:pPr>
        <w:pStyle w:val="Bibliography"/>
      </w:pPr>
      <w:r w:rsidRPr="00520949">
        <w:t xml:space="preserve">Hartl, D. L., Clark, A. G., &amp; Clark, A. G. (1997). </w:t>
      </w:r>
      <w:r w:rsidRPr="00520949">
        <w:rPr>
          <w:i/>
          <w:iCs/>
        </w:rPr>
        <w:t>Principles of population genetics</w:t>
      </w:r>
      <w:r w:rsidRPr="00520949">
        <w:t xml:space="preserve"> (Vol. 116). Sinauer associates Sunderland, MA.</w:t>
      </w:r>
    </w:p>
    <w:p w14:paraId="7C2DD68E" w14:textId="77777777" w:rsidR="00520949" w:rsidRPr="00520949" w:rsidRDefault="00520949" w:rsidP="00520949">
      <w:pPr>
        <w:pStyle w:val="Bibliography"/>
      </w:pPr>
      <w:r w:rsidRPr="00520949">
        <w:t xml:space="preserve">Hedrick, P. W., &amp; Kalinowski, S. T. (2000). Inbreeding depression in conservation biology. In </w:t>
      </w:r>
      <w:r w:rsidRPr="00520949">
        <w:rPr>
          <w:i/>
          <w:iCs/>
        </w:rPr>
        <w:t>Annual Review of Ecology, Evolution, and Systematics</w:t>
      </w:r>
      <w:r w:rsidRPr="00520949">
        <w:t xml:space="preserve"> (Vol. 31, Issue Volume 31, 2000, pp. 139–162). Annual Reviews. https://doi.org/10.1146/annurev.ecolsys.31.1.139</w:t>
      </w:r>
    </w:p>
    <w:p w14:paraId="058CF396" w14:textId="77777777" w:rsidR="00520949" w:rsidRPr="00520949" w:rsidRDefault="00520949" w:rsidP="00520949">
      <w:pPr>
        <w:pStyle w:val="Bibliography"/>
      </w:pPr>
      <w:r w:rsidRPr="00520949">
        <w:t xml:space="preserve">Hemstrom, W. B., Freedman, M. G., Zalucki, M. P., Ramírez, S. R., &amp; Miller, M. R. (2022). Population genetics of a recent range expansion and subsequent loss of migration in monarch butterflies. </w:t>
      </w:r>
      <w:r w:rsidRPr="00520949">
        <w:rPr>
          <w:i/>
          <w:iCs/>
        </w:rPr>
        <w:t>Molecular Ecology</w:t>
      </w:r>
      <w:r w:rsidRPr="00520949">
        <w:t xml:space="preserve">, </w:t>
      </w:r>
      <w:r w:rsidRPr="00520949">
        <w:rPr>
          <w:i/>
          <w:iCs/>
        </w:rPr>
        <w:t>31</w:t>
      </w:r>
      <w:r w:rsidRPr="00520949">
        <w:t>(17), 4544–4557. https://doi.org/10.1111/mec.16592</w:t>
      </w:r>
    </w:p>
    <w:p w14:paraId="0B69677C" w14:textId="77777777" w:rsidR="00520949" w:rsidRPr="00520949" w:rsidRDefault="00520949" w:rsidP="00520949">
      <w:pPr>
        <w:pStyle w:val="Bibliography"/>
      </w:pPr>
      <w:r w:rsidRPr="00520949">
        <w:lastRenderedPageBreak/>
        <w:t xml:space="preserve">Hemstrom, W., Grummer, J. A., Luikart, G., &amp; Christie, M. R. (2024). Next-generation data filtering in the genomics era. </w:t>
      </w:r>
      <w:r w:rsidRPr="00520949">
        <w:rPr>
          <w:i/>
          <w:iCs/>
        </w:rPr>
        <w:t>Nature Reviews Genetics</w:t>
      </w:r>
      <w:r w:rsidRPr="00520949">
        <w:t>. https://doi.org/10.1038/s41576-024-00738-6</w:t>
      </w:r>
    </w:p>
    <w:p w14:paraId="65B3B70B" w14:textId="77777777" w:rsidR="00520949" w:rsidRPr="00520949" w:rsidRDefault="00520949" w:rsidP="00520949">
      <w:pPr>
        <w:pStyle w:val="Bibliography"/>
      </w:pPr>
      <w:r w:rsidRPr="00520949">
        <w:t xml:space="preserve">Hemstrom, W., &amp; Jones, M. (2023). snpR: User friendly population genomics for SNP data sets with categorical metadata. </w:t>
      </w:r>
      <w:r w:rsidRPr="00520949">
        <w:rPr>
          <w:i/>
          <w:iCs/>
        </w:rPr>
        <w:t>Molecular Ecology Resources</w:t>
      </w:r>
      <w:r w:rsidRPr="00520949">
        <w:t xml:space="preserve">, </w:t>
      </w:r>
      <w:r w:rsidRPr="00520949">
        <w:rPr>
          <w:i/>
          <w:iCs/>
        </w:rPr>
        <w:t>23</w:t>
      </w:r>
      <w:r w:rsidRPr="00520949">
        <w:t>(4), 962–973. https://doi.org/10.1111/1755-0998.13721</w:t>
      </w:r>
    </w:p>
    <w:p w14:paraId="3A820746" w14:textId="77777777" w:rsidR="00520949" w:rsidRPr="00520949" w:rsidRDefault="00520949" w:rsidP="00520949">
      <w:pPr>
        <w:pStyle w:val="Bibliography"/>
      </w:pPr>
      <w:r w:rsidRPr="00520949">
        <w:t xml:space="preserve">Hurlbert, S. H. (1971). The Nonconcept of Species Diversity: A Critique and Alternative Parameters. </w:t>
      </w:r>
      <w:r w:rsidRPr="00520949">
        <w:rPr>
          <w:i/>
          <w:iCs/>
        </w:rPr>
        <w:t>Ecology</w:t>
      </w:r>
      <w:r w:rsidRPr="00520949">
        <w:t xml:space="preserve">, </w:t>
      </w:r>
      <w:r w:rsidRPr="00520949">
        <w:rPr>
          <w:i/>
          <w:iCs/>
        </w:rPr>
        <w:t>52</w:t>
      </w:r>
      <w:r w:rsidRPr="00520949">
        <w:t>(4), 577–586. https://doi.org/10.2307/1934145</w:t>
      </w:r>
    </w:p>
    <w:p w14:paraId="295DDFF3" w14:textId="77777777" w:rsidR="00520949" w:rsidRPr="00520949" w:rsidRDefault="00520949" w:rsidP="00520949">
      <w:pPr>
        <w:pStyle w:val="Bibliography"/>
      </w:pPr>
      <w:r w:rsidRPr="00520949">
        <w:t xml:space="preserve">Hvilsom, C., Segelbacher, G., Ekblom, R., Fischer, M. C., Laikre, L., Leus, K., O’Brien, D., Shaw, R., &amp; Sork, V. (2022). Selecting species and populations for monitoring of genetic diversity. </w:t>
      </w:r>
      <w:r w:rsidRPr="00520949">
        <w:rPr>
          <w:i/>
          <w:iCs/>
        </w:rPr>
        <w:t>IUCN Publication</w:t>
      </w:r>
      <w:r w:rsidRPr="00520949">
        <w:t>.</w:t>
      </w:r>
    </w:p>
    <w:p w14:paraId="116526C0" w14:textId="77777777" w:rsidR="00520949" w:rsidRPr="00520949" w:rsidRDefault="00520949" w:rsidP="00520949">
      <w:pPr>
        <w:pStyle w:val="Bibliography"/>
      </w:pPr>
      <w:r w:rsidRPr="00520949">
        <w:t xml:space="preserve">Kalinowski, S. T. (2004). Counting Alleles with Rarefaction: Private Alleles and Hierarchical Sampling Designs. </w:t>
      </w:r>
      <w:r w:rsidRPr="00520949">
        <w:rPr>
          <w:i/>
          <w:iCs/>
        </w:rPr>
        <w:t>Conservation Genetics</w:t>
      </w:r>
      <w:r w:rsidRPr="00520949">
        <w:t xml:space="preserve">, </w:t>
      </w:r>
      <w:r w:rsidRPr="00520949">
        <w:rPr>
          <w:i/>
          <w:iCs/>
        </w:rPr>
        <w:t>5</w:t>
      </w:r>
      <w:r w:rsidRPr="00520949">
        <w:t>(4), 539–543. https://doi.org/10.1023/B:COGE.0000041021.91777.1a</w:t>
      </w:r>
    </w:p>
    <w:p w14:paraId="708C5370" w14:textId="77777777" w:rsidR="00520949" w:rsidRPr="00520949" w:rsidRDefault="00520949" w:rsidP="00520949">
      <w:pPr>
        <w:pStyle w:val="Bibliography"/>
      </w:pPr>
      <w:r w:rsidRPr="00520949">
        <w:t xml:space="preserve">Kardos, M., Armstrong, E. E., Fitzpatrick, S. W., Hauser, S., Hedrick, P. W., Miller, J. M., Tallmon, D. A., &amp; Funk, W. C. (2021). The crucial role of genome-wide genetic variation in conservation. </w:t>
      </w:r>
      <w:r w:rsidRPr="00520949">
        <w:rPr>
          <w:i/>
          <w:iCs/>
        </w:rPr>
        <w:t>Proceedings of the National Academy of Sciences</w:t>
      </w:r>
      <w:r w:rsidRPr="00520949">
        <w:t xml:space="preserve">, </w:t>
      </w:r>
      <w:r w:rsidRPr="00520949">
        <w:rPr>
          <w:i/>
          <w:iCs/>
        </w:rPr>
        <w:t>118</w:t>
      </w:r>
      <w:r w:rsidRPr="00520949">
        <w:t>(48), e2104642118. https://doi.org/10.1073/pnas.2104642118</w:t>
      </w:r>
    </w:p>
    <w:p w14:paraId="5269D8A9" w14:textId="77777777" w:rsidR="00520949" w:rsidRPr="00520949" w:rsidRDefault="00520949" w:rsidP="00520949">
      <w:pPr>
        <w:pStyle w:val="Bibliography"/>
      </w:pPr>
      <w:r w:rsidRPr="00520949">
        <w:t xml:space="preserve">Keller, L. F., &amp; Waller, D. M. (2002). Inbreeding effects in wild populations. </w:t>
      </w:r>
      <w:r w:rsidRPr="00520949">
        <w:rPr>
          <w:i/>
          <w:iCs/>
        </w:rPr>
        <w:t>Trends in Ecology &amp; Evolution</w:t>
      </w:r>
      <w:r w:rsidRPr="00520949">
        <w:t xml:space="preserve">, </w:t>
      </w:r>
      <w:r w:rsidRPr="00520949">
        <w:rPr>
          <w:i/>
          <w:iCs/>
        </w:rPr>
        <w:t>17</w:t>
      </w:r>
      <w:r w:rsidRPr="00520949">
        <w:t>(5), 230–241. https://doi.org/10.1016/S0169-5347(02)02489-8</w:t>
      </w:r>
    </w:p>
    <w:p w14:paraId="41A9B7AB" w14:textId="77777777" w:rsidR="00520949" w:rsidRPr="00520949" w:rsidRDefault="00520949" w:rsidP="00520949">
      <w:pPr>
        <w:pStyle w:val="Bibliography"/>
      </w:pPr>
      <w:r w:rsidRPr="00520949">
        <w:t xml:space="preserve">Korneliussen, T. S., Moltke, I., Albrechtsen, A., &amp; Nielsen, R. (2013). Calculation of Tajima’s D and other neutrality test statistics from low depth next-generation sequencing data. </w:t>
      </w:r>
      <w:r w:rsidRPr="00520949">
        <w:rPr>
          <w:i/>
          <w:iCs/>
        </w:rPr>
        <w:t>BMC Bioinformatics</w:t>
      </w:r>
      <w:r w:rsidRPr="00520949">
        <w:t xml:space="preserve">, </w:t>
      </w:r>
      <w:r w:rsidRPr="00520949">
        <w:rPr>
          <w:i/>
          <w:iCs/>
        </w:rPr>
        <w:t>14</w:t>
      </w:r>
      <w:r w:rsidRPr="00520949">
        <w:t>(1), 289. https://doi.org/10.1186/1471-2105-14-289</w:t>
      </w:r>
    </w:p>
    <w:p w14:paraId="26F7E0A8" w14:textId="77777777" w:rsidR="00520949" w:rsidRPr="00520949" w:rsidRDefault="00520949" w:rsidP="00520949">
      <w:pPr>
        <w:pStyle w:val="Bibliography"/>
      </w:pPr>
      <w:r w:rsidRPr="00520949">
        <w:lastRenderedPageBreak/>
        <w:t xml:space="preserve">Lai, Y.-T., Yeung, C. K. L., Omland, K. E., Pang, E.-L., Hao, Y., Liao, B.-Y., Cao, H.-F., Zhang, B.-W., Yeh, C.-F., Hung, C.-M., Hung, H.-Y., Yang, M.-Y., Liang, W., Hsu, Y.-C., Yao, C.-T., Dong, L., Lin, K., &amp; Li, S.-H. (2019). Standing genetic variation as the predominant source for adaptation of a songbird. </w:t>
      </w:r>
      <w:r w:rsidRPr="00520949">
        <w:rPr>
          <w:i/>
          <w:iCs/>
        </w:rPr>
        <w:t>Proceedings of the National Academy of Sciences</w:t>
      </w:r>
      <w:r w:rsidRPr="00520949">
        <w:t xml:space="preserve">, </w:t>
      </w:r>
      <w:r w:rsidRPr="00520949">
        <w:rPr>
          <w:i/>
          <w:iCs/>
        </w:rPr>
        <w:t>116</w:t>
      </w:r>
      <w:r w:rsidRPr="00520949">
        <w:t>(6), 2152–2157. https://doi.org/10.1073/pnas.1813597116</w:t>
      </w:r>
    </w:p>
    <w:p w14:paraId="0E725617" w14:textId="77777777" w:rsidR="00520949" w:rsidRPr="00520949" w:rsidRDefault="00520949" w:rsidP="00520949">
      <w:pPr>
        <w:pStyle w:val="Bibliography"/>
      </w:pPr>
      <w:r w:rsidRPr="00520949">
        <w:t xml:space="preserve">Moritz, C. (2002). Strategies to Protect Biological Diversity and the Evolutionary Processes That Sustain It. </w:t>
      </w:r>
      <w:r w:rsidRPr="00520949">
        <w:rPr>
          <w:i/>
          <w:iCs/>
        </w:rPr>
        <w:t>Systematic Biology</w:t>
      </w:r>
      <w:r w:rsidRPr="00520949">
        <w:t xml:space="preserve">, </w:t>
      </w:r>
      <w:r w:rsidRPr="00520949">
        <w:rPr>
          <w:i/>
          <w:iCs/>
        </w:rPr>
        <w:t>51</w:t>
      </w:r>
      <w:r w:rsidRPr="00520949">
        <w:t>(2), 238–254. https://doi.org/10.1080/10635150252899752</w:t>
      </w:r>
    </w:p>
    <w:p w14:paraId="535D67A7" w14:textId="77777777" w:rsidR="00520949" w:rsidRPr="00520949" w:rsidRDefault="00520949" w:rsidP="00520949">
      <w:pPr>
        <w:pStyle w:val="Bibliography"/>
      </w:pPr>
      <w:r w:rsidRPr="00520949">
        <w:t xml:space="preserve">Reid, N. M., Proestou, D. A., Clark, B. W., Warren, W. C., Colbourne, J. K., Shaw, J. R., Karchner, S. I., Hahn, M. E., Nacci, D., Oleksiak, M. F., Crawford, D. L., &amp; Whitehead, A. (2016). The genomic landscape of rapid repeated evolutionary adaptation to toxic pollution in wild fish. </w:t>
      </w:r>
      <w:r w:rsidRPr="00520949">
        <w:rPr>
          <w:i/>
          <w:iCs/>
        </w:rPr>
        <w:t>Science</w:t>
      </w:r>
      <w:r w:rsidRPr="00520949">
        <w:t xml:space="preserve">, </w:t>
      </w:r>
      <w:r w:rsidRPr="00520949">
        <w:rPr>
          <w:i/>
          <w:iCs/>
        </w:rPr>
        <w:t>354</w:t>
      </w:r>
      <w:r w:rsidRPr="00520949">
        <w:t>(6317), 1305–1308. https://doi.org/10.1126/science.aah4993</w:t>
      </w:r>
    </w:p>
    <w:p w14:paraId="415E4D75" w14:textId="77777777" w:rsidR="00520949" w:rsidRPr="00520949" w:rsidRDefault="00520949" w:rsidP="00520949">
      <w:pPr>
        <w:pStyle w:val="Bibliography"/>
      </w:pPr>
      <w:r w:rsidRPr="00520949">
        <w:t xml:space="preserve">Schmidt, C., Hoban, S., Hunter, M., Paz-Vinas, I., &amp; Garroway, C. J. (2023). Genetic diversity and IUCN Red List status. </w:t>
      </w:r>
      <w:r w:rsidRPr="00520949">
        <w:rPr>
          <w:i/>
          <w:iCs/>
        </w:rPr>
        <w:t>Conservation Biology</w:t>
      </w:r>
      <w:r w:rsidRPr="00520949">
        <w:t xml:space="preserve">, </w:t>
      </w:r>
      <w:r w:rsidRPr="00520949">
        <w:rPr>
          <w:i/>
          <w:iCs/>
        </w:rPr>
        <w:t>37</w:t>
      </w:r>
      <w:r w:rsidRPr="00520949">
        <w:t>(4), e14064. https://doi.org/10.1111/cobi.14064</w:t>
      </w:r>
    </w:p>
    <w:p w14:paraId="59CE4889" w14:textId="77777777" w:rsidR="00520949" w:rsidRPr="00520949" w:rsidRDefault="00520949" w:rsidP="00520949">
      <w:pPr>
        <w:pStyle w:val="Bibliography"/>
      </w:pPr>
      <w:r w:rsidRPr="00520949">
        <w:t xml:space="preserve">Tajima, F. (1989). Statistical method for testing the neutral mutation hypothesis by DNA polymorphism. </w:t>
      </w:r>
      <w:r w:rsidRPr="00520949">
        <w:rPr>
          <w:i/>
          <w:iCs/>
        </w:rPr>
        <w:t>Genetics</w:t>
      </w:r>
      <w:r w:rsidRPr="00520949">
        <w:t xml:space="preserve">, </w:t>
      </w:r>
      <w:r w:rsidRPr="00520949">
        <w:rPr>
          <w:i/>
          <w:iCs/>
        </w:rPr>
        <w:t>123</w:t>
      </w:r>
      <w:r w:rsidRPr="00520949">
        <w:t>(3), 585 LP – 595.</w:t>
      </w:r>
    </w:p>
    <w:p w14:paraId="59C1911A" w14:textId="77777777" w:rsidR="00520949" w:rsidRPr="00520949" w:rsidRDefault="00520949" w:rsidP="00520949">
      <w:pPr>
        <w:pStyle w:val="Bibliography"/>
      </w:pPr>
      <w:r w:rsidRPr="00520949">
        <w:t xml:space="preserve">Visser, M. E. (2008). Keeping up with a warming world; assessing the rate of adaptation to climate change. </w:t>
      </w:r>
      <w:r w:rsidRPr="00520949">
        <w:rPr>
          <w:i/>
          <w:iCs/>
        </w:rPr>
        <w:t>Proceedings of the Royal Society B: Biological Sciences</w:t>
      </w:r>
      <w:r w:rsidRPr="00520949">
        <w:t xml:space="preserve">, </w:t>
      </w:r>
      <w:r w:rsidRPr="00520949">
        <w:rPr>
          <w:i/>
          <w:iCs/>
        </w:rPr>
        <w:t>275</w:t>
      </w:r>
      <w:r w:rsidRPr="00520949">
        <w:t>(1635), 649–659. https://doi.org/10.1098/rspb.2007.0997</w:t>
      </w:r>
    </w:p>
    <w:p w14:paraId="71E86A69" w14:textId="77777777" w:rsidR="00520949" w:rsidRPr="00520949" w:rsidRDefault="00520949" w:rsidP="00520949">
      <w:pPr>
        <w:pStyle w:val="Bibliography"/>
      </w:pPr>
      <w:r w:rsidRPr="00520949">
        <w:lastRenderedPageBreak/>
        <w:t xml:space="preserve">Wang, J. (2005). Estimation of effective population sizes from data on genetic markers. </w:t>
      </w:r>
      <w:r w:rsidRPr="00520949">
        <w:rPr>
          <w:i/>
          <w:iCs/>
        </w:rPr>
        <w:t>Philosophical Transactions of the Royal Society B: Biological Sciences</w:t>
      </w:r>
      <w:r w:rsidRPr="00520949">
        <w:t xml:space="preserve">, </w:t>
      </w:r>
      <w:r w:rsidRPr="00520949">
        <w:rPr>
          <w:i/>
          <w:iCs/>
        </w:rPr>
        <w:t>360</w:t>
      </w:r>
      <w:r w:rsidRPr="00520949">
        <w:t>(1459), 1395–1409. https://doi.org/10.1098/rstb.2005.1682</w:t>
      </w:r>
    </w:p>
    <w:p w14:paraId="7C47216C" w14:textId="77777777" w:rsidR="00520949" w:rsidRPr="00520949" w:rsidRDefault="00520949" w:rsidP="00520949">
      <w:pPr>
        <w:pStyle w:val="Bibliography"/>
      </w:pPr>
      <w:r w:rsidRPr="00520949">
        <w:t xml:space="preserve">Watterson, G. A. (1975). On the number of segregating sites in genetical models without recombination. </w:t>
      </w:r>
      <w:r w:rsidRPr="00520949">
        <w:rPr>
          <w:i/>
          <w:iCs/>
        </w:rPr>
        <w:t>Theoretical Population Biology</w:t>
      </w:r>
      <w:r w:rsidRPr="00520949">
        <w:t xml:space="preserve">, </w:t>
      </w:r>
      <w:r w:rsidRPr="00520949">
        <w:rPr>
          <w:i/>
          <w:iCs/>
        </w:rPr>
        <w:t>7</w:t>
      </w:r>
      <w:r w:rsidRPr="00520949">
        <w:t>(2), 256–276. https://doi.org/10.1016/0040-5809(75)90020-9</w:t>
      </w:r>
    </w:p>
    <w:p w14:paraId="4FDA1FFF" w14:textId="77777777" w:rsidR="00520949" w:rsidRPr="00520949" w:rsidRDefault="00520949" w:rsidP="00520949">
      <w:pPr>
        <w:pStyle w:val="Bibliography"/>
      </w:pPr>
      <w:r w:rsidRPr="00520949">
        <w:t xml:space="preserve">Weir, B. S., &amp; Cockerham, C. C. (1984). Estimating F-Statistics for the Analysis of Population Structure. </w:t>
      </w:r>
      <w:r w:rsidRPr="00520949">
        <w:rPr>
          <w:i/>
          <w:iCs/>
        </w:rPr>
        <w:t>Evolution</w:t>
      </w:r>
      <w:r w:rsidRPr="00520949">
        <w:t xml:space="preserve">, </w:t>
      </w:r>
      <w:r w:rsidRPr="00520949">
        <w:rPr>
          <w:i/>
          <w:iCs/>
        </w:rPr>
        <w:t>38</w:t>
      </w:r>
      <w:r w:rsidRPr="00520949">
        <w:t>(6), 1358–1370. https://doi.org/10.1111/j.1558-5646.1984.tb05657.x</w:t>
      </w:r>
    </w:p>
    <w:p w14:paraId="7E0A6BE6" w14:textId="77777777" w:rsidR="00520949" w:rsidRPr="00520949" w:rsidRDefault="00520949" w:rsidP="00520949">
      <w:pPr>
        <w:pStyle w:val="Bibliography"/>
      </w:pPr>
      <w:r w:rsidRPr="00520949">
        <w:t xml:space="preserve">Willi, Y., Kristensen, T. N., Sgrò, C. M., Weeks, A. R., Ørsted, M., &amp; Hoffmann, A. A. (2022). Conservation genetics as a management tool: The five best-supported paradigms to assist the management of threatened species. </w:t>
      </w:r>
      <w:r w:rsidRPr="00520949">
        <w:rPr>
          <w:i/>
          <w:iCs/>
        </w:rPr>
        <w:t>Proceedings of the National Academy of Sciences</w:t>
      </w:r>
      <w:r w:rsidRPr="00520949">
        <w:t xml:space="preserve">, </w:t>
      </w:r>
      <w:r w:rsidRPr="00520949">
        <w:rPr>
          <w:i/>
          <w:iCs/>
        </w:rPr>
        <w:t>119</w:t>
      </w:r>
      <w:r w:rsidRPr="00520949">
        <w:t>(1), e2105076119. https://doi.org/10.1073/pnas.2105076119</w:t>
      </w:r>
    </w:p>
    <w:p w14:paraId="70DA56D4" w14:textId="77777777" w:rsidR="00520949" w:rsidRPr="00520949" w:rsidRDefault="00520949" w:rsidP="00520949">
      <w:pPr>
        <w:pStyle w:val="Bibliography"/>
      </w:pPr>
      <w:r w:rsidRPr="00520949">
        <w:t xml:space="preserve">Yin, X., Schraidt, C., Sparks, M. M., Euclide, P. T., Ruetz III, C. R., Höök, T. O., &amp; Christie, M. R. (n.d.). Rapid, simultaneous increases in the effective sizes of adaptively divergent yellow perch (Perca flavescens) populations. </w:t>
      </w:r>
      <w:r w:rsidRPr="00520949">
        <w:rPr>
          <w:i/>
          <w:iCs/>
        </w:rPr>
        <w:t>Proceedings of the Royal Society B: Biological Sciences</w:t>
      </w:r>
      <w:r w:rsidRPr="00520949">
        <w:t xml:space="preserve">, </w:t>
      </w:r>
      <w:r w:rsidRPr="00520949">
        <w:rPr>
          <w:i/>
          <w:iCs/>
        </w:rPr>
        <w:t>submitted</w:t>
      </w:r>
      <w:r w:rsidRPr="00520949">
        <w:t>.</w:t>
      </w:r>
    </w:p>
    <w:p w14:paraId="00000046" w14:textId="16544F2A" w:rsidR="00323B25" w:rsidRPr="005D5FDD" w:rsidRDefault="00EF073C" w:rsidP="00EF073C">
      <w:pPr>
        <w:suppressLineNumbers/>
        <w:ind w:left="720" w:hanging="720"/>
      </w:pPr>
      <w:r w:rsidRPr="005D5FDD">
        <w:fldChar w:fldCharType="end"/>
      </w:r>
      <w:r w:rsidRPr="005D5FDD">
        <w:br w:type="page"/>
      </w:r>
    </w:p>
    <w:p w14:paraId="00000047" w14:textId="77777777" w:rsidR="00323B25" w:rsidRPr="005D5FDD" w:rsidRDefault="00000000">
      <w:pPr>
        <w:pStyle w:val="Heading1"/>
        <w:rPr>
          <w:rFonts w:cs="Times New Roman"/>
        </w:rPr>
      </w:pPr>
      <w:r w:rsidRPr="005D5FDD">
        <w:rPr>
          <w:rFonts w:cs="Times New Roman"/>
        </w:rPr>
        <w:lastRenderedPageBreak/>
        <w:t>Figure Legends:</w:t>
      </w:r>
    </w:p>
    <w:p w14:paraId="00000049" w14:textId="58868AF4" w:rsidR="00323B25" w:rsidRPr="005D5FDD" w:rsidRDefault="00000000" w:rsidP="0084432D">
      <w:pPr>
        <w:spacing w:before="360"/>
        <w:ind w:firstLine="0"/>
      </w:pPr>
      <w:r w:rsidRPr="005D5FDD">
        <w:rPr>
          <w:b/>
          <w:bCs/>
        </w:rPr>
        <w:t>Figure 1:</w:t>
      </w:r>
      <w:r w:rsidRPr="005D5FDD">
        <w:t xml:space="preserve"> The expected probabilities of observing a segregating site at each locus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w:t>
      </w:r>
      <w:r w:rsidRPr="005D5FDD">
        <w:t xml:space="preserve"> for loci with different minor allele frequencies. Probabilities are derived from Equation 4 for each locus for population sizes of 250 and 2500</w:t>
      </w:r>
      <w:r w:rsidR="000B6FA3" w:rsidRPr="005D5FDD">
        <w:t>,</w:t>
      </w:r>
      <w:r w:rsidRPr="005D5FDD">
        <w:t xml:space="preserve"> rarefacted to </w:t>
      </w:r>
      <w:r w:rsidR="000B6FA3" w:rsidRPr="005D5FDD">
        <w:t xml:space="preserve">sample sizes of either </w:t>
      </w:r>
      <w:r w:rsidR="000B6FA3" w:rsidRPr="005D5FDD">
        <w:rPr>
          <w:iCs/>
        </w:rPr>
        <w:t>1</w:t>
      </w:r>
      <w:r w:rsidRPr="005D5FDD">
        <w:t>0 or 100</w:t>
      </w:r>
      <w:r w:rsidR="000B6FA3" w:rsidRPr="005D5FDD">
        <w:t xml:space="preserve"> (</w:t>
      </w:r>
      <w:r w:rsidRPr="005D5FDD">
        <w:t xml:space="preserve">corresponding to </w:t>
      </w:r>
      <m:oMath>
        <m:r>
          <w:rPr>
            <w:rFonts w:ascii="Cambria Math" w:hAnsi="Cambria Math"/>
          </w:rPr>
          <m:t>γ</m:t>
        </m:r>
      </m:oMath>
      <w:r w:rsidRPr="005D5FDD">
        <w:t xml:space="preserve"> = 10 or 100</w:t>
      </w:r>
      <w:r w:rsidR="000B6FA3" w:rsidRPr="005D5FDD">
        <w:t>)</w:t>
      </w:r>
      <w:r w:rsidRPr="005D5FDD">
        <w:t xml:space="preserve">. </w:t>
      </w:r>
      <w:r w:rsidR="000B6FA3" w:rsidRPr="005D5FDD">
        <w:t>Since loci were not simulated in HWE, points vary to a small degree due to</w:t>
      </w:r>
      <w:r w:rsidRPr="005D5FDD">
        <w:t xml:space="preserve"> </w:t>
      </w:r>
      <w:r w:rsidR="00D400AF" w:rsidRPr="005D5FDD">
        <w:t xml:space="preserve">variation in genotype frequencies </w:t>
      </w:r>
      <w:r w:rsidR="00FF58F9" w:rsidRPr="005D5FDD">
        <w:t>for a given minor allele frequency</w:t>
      </w:r>
      <w:r w:rsidR="00D400AF" w:rsidRPr="005D5FDD">
        <w:t>.</w:t>
      </w:r>
      <w:r w:rsidRPr="005D5FDD">
        <w:t xml:space="preserve"> </w:t>
      </w:r>
      <w:r w:rsidR="00FF58F9" w:rsidRPr="005D5FDD">
        <w:t>E</w:t>
      </w:r>
      <w:r w:rsidRPr="005D5FDD">
        <w:t>ach locus ha</w:t>
      </w:r>
      <w:r w:rsidR="000B6FA3" w:rsidRPr="005D5FDD">
        <w:t>d</w:t>
      </w:r>
      <w:r w:rsidRPr="005D5FDD">
        <w:t xml:space="preserve"> a random, independent percentage of missing data between 0</w:t>
      </w:r>
      <w:r w:rsidR="000B6FA3" w:rsidRPr="005D5FDD">
        <w:t>%</w:t>
      </w:r>
      <w:r w:rsidRPr="005D5FDD">
        <w:t xml:space="preserve"> and 30</w:t>
      </w:r>
      <w:r w:rsidR="000B6FA3" w:rsidRPr="005D5FDD">
        <w:t>%</w:t>
      </w:r>
      <w:r w:rsidRPr="005D5FDD">
        <w:t xml:space="preserve">. Points are colored depending on </w:t>
      </w:r>
      <w:r w:rsidR="000B6FA3" w:rsidRPr="005D5FDD">
        <w:t xml:space="preserve">estimates </w:t>
      </w:r>
      <w:r w:rsidRPr="005D5FDD">
        <w:t xml:space="preserve">were </w:t>
      </w:r>
      <w:r w:rsidR="000B6FA3" w:rsidRPr="005D5FDD">
        <w:t xml:space="preserve">contained </w:t>
      </w:r>
      <w:r w:rsidRPr="005D5FDD">
        <w:t xml:space="preserve">within </w:t>
      </w:r>
      <w:proofErr w:type="gramStart"/>
      <w:r w:rsidRPr="005D5FDD">
        <w:t>a 95% confidence interval</w:t>
      </w:r>
      <w:r w:rsidR="000B6FA3" w:rsidRPr="005D5FDD">
        <w:t>s (marked with error bars)</w:t>
      </w:r>
      <w:proofErr w:type="gramEnd"/>
      <w:r w:rsidRPr="005D5FDD">
        <w:t xml:space="preserve"> based on 10,000 simulated rarefaction trials </w:t>
      </w:r>
      <w:r w:rsidR="000B6FA3" w:rsidRPr="005D5FDD">
        <w:t>for</w:t>
      </w:r>
      <w:r w:rsidRPr="005D5FDD">
        <w:t xml:space="preserve"> each </w:t>
      </w:r>
      <w:r w:rsidR="000B6FA3" w:rsidRPr="005D5FDD">
        <w:t>minor allele frequency at each sample size</w:t>
      </w:r>
      <w:r w:rsidRPr="005D5FDD">
        <w:t>.</w:t>
      </w:r>
    </w:p>
    <w:p w14:paraId="0000004B" w14:textId="620A4BE5" w:rsidR="00323B25" w:rsidRPr="005D5FDD" w:rsidRDefault="00000000" w:rsidP="0084432D">
      <w:pPr>
        <w:spacing w:before="360"/>
        <w:ind w:firstLine="0"/>
      </w:pPr>
      <w:sdt>
        <w:sdtPr>
          <w:tag w:val="goog_rdk_8"/>
          <w:id w:val="-1691131028"/>
        </w:sdtPr>
        <w:sdtContent/>
      </w:sdt>
      <w:r w:rsidRPr="005D5FDD">
        <w:rPr>
          <w:b/>
          <w:bCs/>
        </w:rPr>
        <w:t>Figure 2:</w:t>
      </w:r>
      <w:r w:rsidRPr="005D5FDD">
        <w:t xml:space="preserve"> </w:t>
      </w:r>
      <w:r w:rsidR="001D13C6" w:rsidRPr="005D5FDD">
        <w:t>D</w:t>
      </w:r>
      <w:r w:rsidRPr="005D5FDD">
        <w:t>ifference between the mathematically expected probability that a locus segregates after rarefaction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w:t>
      </w:r>
      <w:r w:rsidRPr="005D5FDD">
        <w:t xml:space="preserve"> and the observed probability of segregation (</w:t>
      </w:r>
      <m:oMath>
        <m:r>
          <w:rPr>
            <w:rFonts w:ascii="Cambria Math" w:hAnsi="Cambria Math"/>
          </w:rPr>
          <m:t>P</m:t>
        </m:r>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 xml:space="preserve">) </w:t>
      </w:r>
      <w:r w:rsidRPr="005D5FDD">
        <w:t>following simulated rarefaction across different rarefaction sizes (</w:t>
      </w:r>
      <m:oMath>
        <m:r>
          <w:rPr>
            <w:rFonts w:ascii="Cambria Math" w:hAnsi="Cambria Math"/>
          </w:rPr>
          <m:t>γ</m:t>
        </m:r>
      </m:oMath>
      <w:r w:rsidRPr="005D5FDD">
        <w:t xml:space="preserve">), minor allele frequencies, and number of simulated rarefaction events. </w:t>
      </w:r>
      <w:r w:rsidR="00E7200E" w:rsidRPr="005D5FDD">
        <w:rPr>
          <w:color w:val="000000"/>
        </w:rPr>
        <w:t>Across all tested conditions, only 1.51% of parameter estimates fell outside the 95% CIs obtained via simulation.</w:t>
      </w:r>
    </w:p>
    <w:p w14:paraId="0000004D" w14:textId="181EDA6F" w:rsidR="00323B25" w:rsidRPr="005D5FDD" w:rsidRDefault="00000000" w:rsidP="0084432D">
      <w:pPr>
        <w:spacing w:before="360" w:after="0"/>
        <w:ind w:firstLine="0"/>
      </w:pPr>
      <w:r w:rsidRPr="005D5FDD">
        <w:rPr>
          <w:b/>
          <w:bCs/>
        </w:rPr>
        <w:t>Figure 3:</w:t>
      </w:r>
      <w:r w:rsidRPr="005D5FDD">
        <w:t xml:space="preserve"> The distribution of the total number of segregating sites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oMath>
      <w:r w:rsidRPr="005D5FDD">
        <w:t>) observed for 10,000 replicate simulated trials</w:t>
      </w:r>
      <w:r w:rsidR="00140A99" w:rsidRPr="005D5FDD">
        <w:t>,</w:t>
      </w:r>
      <w:r w:rsidR="006C6295" w:rsidRPr="005D5FDD">
        <w:t xml:space="preserve"> </w:t>
      </w:r>
      <w:r w:rsidR="00140A99" w:rsidRPr="005D5FDD">
        <w:t>rarefacted</w:t>
      </w:r>
      <w:r w:rsidRPr="005D5FDD">
        <w:t xml:space="preserve"> to either 10 or 100 </w:t>
      </w:r>
      <w:r w:rsidR="00140A99" w:rsidRPr="005D5FDD">
        <w:t xml:space="preserve">samples </w:t>
      </w:r>
      <w:r w:rsidRPr="005D5FDD">
        <w:t xml:space="preserve">(corresponding to either </w:t>
      </w:r>
      <m:oMath>
        <m:r>
          <w:rPr>
            <w:rFonts w:ascii="Cambria Math" w:hAnsi="Cambria Math"/>
          </w:rPr>
          <m:t>γ</m:t>
        </m:r>
      </m:oMath>
      <w:r w:rsidRPr="005D5FDD">
        <w:t xml:space="preserve"> = 10 or 100, respectively) for starting population sizes of either </w:t>
      </w:r>
      <w:r w:rsidRPr="005D5FDD">
        <w:rPr>
          <w:i/>
        </w:rPr>
        <w:t>N</w:t>
      </w:r>
      <w:r w:rsidRPr="005D5FDD">
        <w:t xml:space="preserve"> = 250 or </w:t>
      </w:r>
      <w:r w:rsidRPr="005D5FDD">
        <w:rPr>
          <w:i/>
        </w:rPr>
        <w:t>N</w:t>
      </w:r>
      <w:r w:rsidRPr="005D5FDD">
        <w:t xml:space="preserve"> = 2500. The mathematically expected number of segregating sites </w:t>
      </w:r>
      <m:oMath>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oMath>
      <w:r w:rsidRPr="005D5FDD">
        <w:t xml:space="preserve"> and 95% prediction are shown with solid yellow and dashed blue lines, respectively, for each distribution.</w:t>
      </w:r>
    </w:p>
    <w:p w14:paraId="0000004E" w14:textId="0E1B692B" w:rsidR="00323B25" w:rsidRDefault="00000000" w:rsidP="0084432D">
      <w:pPr>
        <w:pBdr>
          <w:top w:val="nil"/>
          <w:left w:val="nil"/>
          <w:bottom w:val="nil"/>
          <w:right w:val="nil"/>
          <w:between w:val="nil"/>
        </w:pBdr>
        <w:spacing w:before="360" w:after="0"/>
        <w:ind w:firstLine="0"/>
      </w:pPr>
      <w:r w:rsidRPr="005D5FDD">
        <w:rPr>
          <w:b/>
          <w:bCs/>
        </w:rPr>
        <w:lastRenderedPageBreak/>
        <w:t>Figure 4:</w:t>
      </w:r>
      <w:r w:rsidRPr="005D5FDD">
        <w:t xml:space="preserve"> Trends in the distribution of the total number of segregating sites (</w:t>
      </w:r>
      <m:oMath>
        <m:sSub>
          <m:sSubPr>
            <m:ctrlPr>
              <w:rPr>
                <w:rFonts w:ascii="Cambria Math" w:hAnsi="Cambria Math"/>
              </w:rPr>
            </m:ctrlPr>
          </m:sSubPr>
          <m:e>
            <m:r>
              <w:rPr>
                <w:rFonts w:ascii="Cambria Math" w:hAnsi="Cambria Math"/>
              </w:rPr>
              <m:t>N</m:t>
            </m:r>
          </m:e>
          <m:sub>
            <m:r>
              <w:rPr>
                <w:rFonts w:ascii="Cambria Math" w:hAnsi="Cambria Math"/>
              </w:rPr>
              <m:t>S</m:t>
            </m:r>
          </m:sub>
        </m:sSub>
      </m:oMath>
      <w:r w:rsidRPr="005D5FDD">
        <w:t>) observed following rarefaction across a range of rarefaction sizes (</w:t>
      </w:r>
      <m:oMath>
        <m:r>
          <w:rPr>
            <w:rFonts w:ascii="Cambria Math" w:hAnsi="Cambria Math"/>
          </w:rPr>
          <m:t>γ</m:t>
        </m:r>
      </m:oMath>
      <w:r w:rsidRPr="005D5FDD">
        <w:t xml:space="preserve">) and number of trials for starting population sizes of either </w:t>
      </w:r>
      <w:r w:rsidRPr="005D5FDD">
        <w:rPr>
          <w:i/>
        </w:rPr>
        <w:t>N</w:t>
      </w:r>
      <w:r w:rsidRPr="005D5FDD">
        <w:t xml:space="preserve"> = 250 or </w:t>
      </w:r>
      <w:r w:rsidRPr="005D5FDD">
        <w:rPr>
          <w:i/>
        </w:rPr>
        <w:t>N</w:t>
      </w:r>
      <w:r w:rsidRPr="005D5FDD">
        <w:t xml:space="preserve"> = 2500. Horizontal lines on each distribution </w:t>
      </w:r>
      <w:r w:rsidR="00140A99" w:rsidRPr="005D5FDD">
        <w:t>indicate</w:t>
      </w:r>
      <w:r w:rsidRPr="005D5FDD">
        <w:t xml:space="preserve"> 95% quantile limits. The mathematically expected number of segregating sites (</w:t>
      </w:r>
      <m:oMath>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oMath>
      <w:r w:rsidRPr="005D5FDD">
        <w:t>) and 95% prediction intervals are shown in yellow error bars to the right of each distribution.</w:t>
      </w:r>
    </w:p>
    <w:p w14:paraId="403B597E" w14:textId="4CC25B1B" w:rsidR="00485DCF" w:rsidRPr="004F4EE1" w:rsidRDefault="00485DCF" w:rsidP="0084432D">
      <w:pPr>
        <w:pBdr>
          <w:top w:val="nil"/>
          <w:left w:val="nil"/>
          <w:bottom w:val="nil"/>
          <w:right w:val="nil"/>
          <w:between w:val="nil"/>
        </w:pBdr>
        <w:spacing w:before="360" w:after="0"/>
        <w:ind w:firstLine="0"/>
        <w:rPr>
          <w:color w:val="0000FF"/>
        </w:rPr>
      </w:pPr>
      <w:r w:rsidRPr="004F4EE1">
        <w:rPr>
          <w:b/>
          <w:bCs/>
          <w:color w:val="0000FF"/>
        </w:rPr>
        <w:t xml:space="preserve">Figure 5: </w:t>
      </w:r>
      <w:r w:rsidR="00BB0C0E" w:rsidRPr="004F4EE1">
        <w:rPr>
          <w:color w:val="0000FF"/>
        </w:rPr>
        <w:t xml:space="preserve">Bias in θ or </w:t>
      </w:r>
      <w:r w:rsidR="00BB0C0E" w:rsidRPr="004F4EE1">
        <w:rPr>
          <w:i/>
          <w:iCs/>
          <w:color w:val="0000FF"/>
        </w:rPr>
        <w:t xml:space="preserve">S </w:t>
      </w:r>
      <w:r w:rsidR="00BB0C0E" w:rsidRPr="004F4EE1">
        <w:rPr>
          <w:color w:val="0000FF"/>
        </w:rPr>
        <w:t xml:space="preserve">values from Watterson’s θ, projected SFS summations, or </w:t>
      </w:r>
      <m:oMath>
        <m:r>
          <w:rPr>
            <w:rFonts w:ascii="Cambria Math" w:hAnsi="Cambria Math"/>
            <w:color w:val="0000FF"/>
          </w:rPr>
          <m:t>E(</m:t>
        </m:r>
        <m:sSub>
          <m:sSubPr>
            <m:ctrlPr>
              <w:rPr>
                <w:rFonts w:ascii="Cambria Math" w:hAnsi="Cambria Math"/>
                <w:color w:val="0000FF"/>
              </w:rPr>
            </m:ctrlPr>
          </m:sSubPr>
          <m:e>
            <m:r>
              <w:rPr>
                <w:rFonts w:ascii="Cambria Math" w:hAnsi="Cambria Math"/>
                <w:color w:val="0000FF"/>
              </w:rPr>
              <m:t>N</m:t>
            </m:r>
          </m:e>
          <m:sub>
            <m:r>
              <w:rPr>
                <w:rFonts w:ascii="Cambria Math" w:hAnsi="Cambria Math"/>
                <w:color w:val="0000FF"/>
              </w:rPr>
              <m:t>S</m:t>
            </m:r>
          </m:sub>
        </m:sSub>
        <m:r>
          <w:rPr>
            <w:rFonts w:ascii="Cambria Math" w:hAnsi="Cambria Math"/>
            <w:color w:val="0000FF"/>
          </w:rPr>
          <m:t>)</m:t>
        </m:r>
      </m:oMath>
      <w:r w:rsidR="00BB0C0E" w:rsidRPr="004F4EE1">
        <w:rPr>
          <w:color w:val="0000FF"/>
        </w:rPr>
        <w:t xml:space="preserve"> calculations vs simulated rarefaction depending on F</w:t>
      </w:r>
      <w:r w:rsidR="00BB0C0E" w:rsidRPr="004F4EE1">
        <w:rPr>
          <w:i/>
          <w:iCs/>
          <w:color w:val="0000FF"/>
          <w:vertAlign w:val="subscript"/>
        </w:rPr>
        <w:t>IS</w:t>
      </w:r>
      <w:r w:rsidR="00BB0C0E" w:rsidRPr="004F4EE1">
        <w:rPr>
          <w:color w:val="0000FF"/>
        </w:rPr>
        <w:t>. Points depict estimated values from each method, distributions depict empirical estimates based on repeated direct rarefaction via sampling. Outbred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&lt;0</m:t>
        </m:r>
      </m:oMath>
      <w:r w:rsidR="00B125B3" w:rsidRPr="004F4EE1">
        <w:rPr>
          <w:color w:val="0000FF"/>
        </w:rPr>
        <w:t>, left</w:t>
      </w:r>
      <w:r w:rsidR="00BB0C0E" w:rsidRPr="004F4EE1">
        <w:rPr>
          <w:color w:val="0000FF"/>
        </w:rPr>
        <w:t xml:space="preserve">), </w:t>
      </w:r>
      <w:r w:rsidR="00B125B3" w:rsidRPr="004F4EE1">
        <w:rPr>
          <w:color w:val="0000FF"/>
        </w:rPr>
        <w:t>neutral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 xml:space="preserve"> ≈0</m:t>
        </m:r>
      </m:oMath>
      <w:r w:rsidR="00B125B3" w:rsidRPr="004F4EE1">
        <w:rPr>
          <w:color w:val="0000FF"/>
        </w:rPr>
        <w:t>, center), and inbred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&gt;0</m:t>
        </m:r>
      </m:oMath>
      <w:r w:rsidR="00B125B3" w:rsidRPr="004F4EE1">
        <w:rPr>
          <w:color w:val="0000FF"/>
        </w:rPr>
        <w:t>, right) populations were simulated from phased monarch butterfly data</w:t>
      </w:r>
      <w:r w:rsidR="00520949" w:rsidRPr="004F4EE1">
        <w:rPr>
          <w:color w:val="0000FF"/>
        </w:rPr>
        <w:t>,</w:t>
      </w:r>
      <w:r w:rsidR="00B125B3" w:rsidRPr="004F4EE1">
        <w:rPr>
          <w:color w:val="0000FF"/>
        </w:rPr>
        <w:t xml:space="preserve"> then randomly subsampled to 25 individuals 1000 times</w:t>
      </w:r>
      <w:r w:rsidR="00520949" w:rsidRPr="004F4EE1">
        <w:rPr>
          <w:color w:val="0000FF"/>
        </w:rPr>
        <w:t xml:space="preserve"> to calculate empirical </w:t>
      </w:r>
      <w:r w:rsidR="00520949" w:rsidRPr="004F4EE1">
        <w:rPr>
          <w:i/>
          <w:iCs/>
          <w:color w:val="0000FF"/>
        </w:rPr>
        <w:t xml:space="preserve">S </w:t>
      </w:r>
      <w:r w:rsidR="00520949" w:rsidRPr="004F4EE1">
        <w:rPr>
          <w:color w:val="0000FF"/>
        </w:rPr>
        <w:t>distributions</w:t>
      </w:r>
      <w:r w:rsidR="00B125B3" w:rsidRPr="004F4EE1">
        <w:rPr>
          <w:color w:val="0000FF"/>
        </w:rPr>
        <w:t>.</w:t>
      </w:r>
      <w:r w:rsidR="00520949" w:rsidRPr="004F4EE1">
        <w:rPr>
          <w:color w:val="0000FF"/>
        </w:rPr>
        <w:t xml:space="preserve"> Points and distributions were standardized via division by the global mean across all populations to show the direction of skew depending on </w:t>
      </w:r>
      <w:r w:rsidR="00520949" w:rsidRPr="004A61A9">
        <w:rPr>
          <w:i/>
          <w:iCs/>
          <w:color w:val="0000FF"/>
          <w:rPrChange w:id="148" w:author="Christie, Mark R" w:date="2024-09-03T22:59:00Z" w16du:dateUtc="2024-09-04T02:59:00Z">
            <w:rPr>
              <w:color w:val="0000FF"/>
            </w:rPr>
          </w:rPrChange>
        </w:rPr>
        <w:t>F</w:t>
      </w:r>
      <w:r w:rsidR="00520949" w:rsidRPr="004A61A9">
        <w:rPr>
          <w:i/>
          <w:iCs/>
          <w:color w:val="0000FF"/>
          <w:vertAlign w:val="subscript"/>
          <w:rPrChange w:id="149" w:author="Christie, Mark R" w:date="2024-09-03T22:59:00Z" w16du:dateUtc="2024-09-04T02:59:00Z">
            <w:rPr>
              <w:color w:val="0000FF"/>
              <w:vertAlign w:val="subscript"/>
            </w:rPr>
          </w:rPrChange>
        </w:rPr>
        <w:t>IS</w:t>
      </w:r>
      <w:r w:rsidR="00520949" w:rsidRPr="004F4EE1">
        <w:rPr>
          <w:color w:val="0000FF"/>
        </w:rPr>
        <w:t xml:space="preserve"> and allow for direct comparison of </w:t>
      </w:r>
      <w:r w:rsidR="00520949" w:rsidRPr="004F4EE1">
        <w:rPr>
          <w:i/>
          <w:iCs/>
          <w:color w:val="0000FF"/>
        </w:rPr>
        <w:t xml:space="preserve">S </w:t>
      </w:r>
      <w:r w:rsidR="00520949" w:rsidRPr="004F4EE1">
        <w:rPr>
          <w:color w:val="0000FF"/>
        </w:rPr>
        <w:t xml:space="preserve">and θ values on a similar scale. Points (not distributions) are offset on the </w:t>
      </w:r>
      <w:r w:rsidR="00520949" w:rsidRPr="004F4EE1">
        <w:rPr>
          <w:i/>
          <w:iCs/>
          <w:color w:val="0000FF"/>
        </w:rPr>
        <w:t xml:space="preserve">x </w:t>
      </w:r>
      <w:r w:rsidR="00520949" w:rsidRPr="004F4EE1">
        <w:rPr>
          <w:color w:val="0000FF"/>
        </w:rPr>
        <w:t xml:space="preserve">axis for clarity—each value is plotted for the specific </w:t>
      </w:r>
      <w:r w:rsidR="00520949" w:rsidRPr="004A61A9">
        <w:rPr>
          <w:i/>
          <w:iCs/>
          <w:color w:val="0000FF"/>
          <w:rPrChange w:id="150" w:author="Christie, Mark R" w:date="2024-09-03T22:59:00Z" w16du:dateUtc="2024-09-04T02:59:00Z">
            <w:rPr>
              <w:color w:val="0000FF"/>
            </w:rPr>
          </w:rPrChange>
        </w:rPr>
        <w:t>F</w:t>
      </w:r>
      <w:r w:rsidR="00520949" w:rsidRPr="004A61A9">
        <w:rPr>
          <w:i/>
          <w:iCs/>
          <w:color w:val="0000FF"/>
          <w:vertAlign w:val="subscript"/>
        </w:rPr>
        <w:t>I</w:t>
      </w:r>
      <w:r w:rsidR="00520949" w:rsidRPr="004F4EE1">
        <w:rPr>
          <w:i/>
          <w:iCs/>
          <w:color w:val="0000FF"/>
          <w:vertAlign w:val="subscript"/>
        </w:rPr>
        <w:t>S</w:t>
      </w:r>
      <w:r w:rsidR="00520949" w:rsidRPr="004F4EE1">
        <w:rPr>
          <w:color w:val="0000FF"/>
        </w:rPr>
        <w:t xml:space="preserve"> of the corresponding population.</w:t>
      </w:r>
    </w:p>
    <w:sectPr w:rsidR="00485DCF" w:rsidRPr="004F4EE1">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hristie, Mark R" w:date="2024-09-03T22:23:00Z" w:initials="MC">
    <w:p w14:paraId="74BEADBC" w14:textId="77777777" w:rsidR="00B45C01" w:rsidRDefault="00B45C01" w:rsidP="00B45C01">
      <w:pPr>
        <w:pStyle w:val="CommentText"/>
        <w:ind w:firstLine="0"/>
      </w:pPr>
      <w:r>
        <w:rPr>
          <w:rStyle w:val="CommentReference"/>
        </w:rPr>
        <w:annotationRef/>
      </w:r>
      <w:r>
        <w:t>?</w:t>
      </w:r>
    </w:p>
  </w:comment>
  <w:comment w:id="15" w:author="Christie, Mark R" w:date="2024-09-03T23:09:00Z" w:initials="MC">
    <w:p w14:paraId="314431A5" w14:textId="77777777" w:rsidR="0053194B" w:rsidRDefault="0053194B" w:rsidP="0053194B">
      <w:pPr>
        <w:pStyle w:val="CommentText"/>
        <w:ind w:firstLine="0"/>
      </w:pPr>
      <w:r>
        <w:rPr>
          <w:rStyle w:val="CommentReference"/>
        </w:rPr>
        <w:annotationRef/>
      </w:r>
      <w:r>
        <w:t>Good practice to not use “unlike” twice in an abstract</w:t>
      </w:r>
    </w:p>
  </w:comment>
  <w:comment w:id="31" w:author="Christie, Mark R" w:date="2024-09-03T23:24:00Z" w:initials="MC">
    <w:p w14:paraId="08E335D7" w14:textId="77777777" w:rsidR="00A329F4" w:rsidRDefault="00A329F4" w:rsidP="00A329F4">
      <w:pPr>
        <w:pStyle w:val="CommentText"/>
        <w:ind w:firstLine="0"/>
      </w:pPr>
      <w:r>
        <w:rPr>
          <w:rStyle w:val="CommentReference"/>
        </w:rPr>
        <w:annotationRef/>
      </w:r>
      <w:r>
        <w:t>I am fine if you delete this last sentence. If you include, needs to be refined. Probably better to just add Wattersons theta as a keyword</w:t>
      </w:r>
    </w:p>
  </w:comment>
  <w:comment w:id="61" w:author="Christie, Mark R" w:date="2024-09-03T22:13:00Z" w:initials="MC">
    <w:p w14:paraId="5E9C2410" w14:textId="7163F39B" w:rsidR="00B45C01" w:rsidRDefault="00B45C01" w:rsidP="00B45C01">
      <w:pPr>
        <w:pStyle w:val="CommentText"/>
        <w:ind w:firstLine="0"/>
      </w:pPr>
      <w:r>
        <w:rPr>
          <w:rStyle w:val="CommentReference"/>
        </w:rPr>
        <w:annotationRef/>
      </w:r>
      <w:r>
        <w:t>A reference would help here</w:t>
      </w:r>
    </w:p>
  </w:comment>
  <w:comment w:id="60" w:author="Christie, Mark R" w:date="2024-09-03T22:31:00Z" w:initials="MC">
    <w:p w14:paraId="2C0D87CB" w14:textId="77777777" w:rsidR="005E07C2" w:rsidRDefault="005E07C2" w:rsidP="005E07C2">
      <w:pPr>
        <w:pStyle w:val="CommentText"/>
        <w:ind w:firstLine="0"/>
      </w:pPr>
      <w:r>
        <w:rPr>
          <w:rStyle w:val="CommentReference"/>
        </w:rPr>
        <w:annotationRef/>
      </w:r>
      <w:r>
        <w:t>Both of these examples have the same number of locu, but wouldn’t examples with different numbers of loci be more relevant since that is what we are measuring?</w:t>
      </w:r>
    </w:p>
  </w:comment>
  <w:comment w:id="64" w:author="Christie, Mark R" w:date="2024-09-03T22:32:00Z" w:initials="MC">
    <w:p w14:paraId="6A8E7CFE" w14:textId="77777777" w:rsidR="00E17281" w:rsidRDefault="00E17281" w:rsidP="00E17281">
      <w:pPr>
        <w:pStyle w:val="CommentText"/>
        <w:ind w:firstLine="0"/>
      </w:pPr>
      <w:r>
        <w:rPr>
          <w:rStyle w:val="CommentReference"/>
        </w:rPr>
        <w:annotationRef/>
      </w:r>
      <w:r>
        <w:t>vague</w:t>
      </w:r>
    </w:p>
  </w:comment>
  <w:comment w:id="68" w:author="Christie, Mark R" w:date="2024-09-03T22:16:00Z" w:initials="MC">
    <w:p w14:paraId="31466D73" w14:textId="4839F3E9" w:rsidR="00B45C01" w:rsidRDefault="00B45C01" w:rsidP="00B45C01">
      <w:pPr>
        <w:pStyle w:val="CommentText"/>
        <w:ind w:firstLine="0"/>
      </w:pPr>
      <w:r>
        <w:rPr>
          <w:rStyle w:val="CommentReference"/>
        </w:rPr>
        <w:annotationRef/>
      </w:r>
      <w:r>
        <w:t>Unclear what is problematic</w:t>
      </w:r>
    </w:p>
  </w:comment>
  <w:comment w:id="74" w:author="Christie, Mark R" w:date="2024-09-03T22:18:00Z" w:initials="MC">
    <w:p w14:paraId="631D79A5" w14:textId="77777777" w:rsidR="00B45C01" w:rsidRDefault="00B45C01" w:rsidP="00B45C01">
      <w:pPr>
        <w:pStyle w:val="CommentText"/>
        <w:ind w:firstLine="0"/>
      </w:pPr>
      <w:r>
        <w:rPr>
          <w:rStyle w:val="CommentReference"/>
        </w:rPr>
        <w:annotationRef/>
      </w:r>
      <w:r>
        <w:t>Not been introduced in the text yet</w:t>
      </w:r>
    </w:p>
  </w:comment>
  <w:comment w:id="111" w:author="Christie, Mark R" w:date="2024-09-03T22:47:00Z" w:initials="MC">
    <w:p w14:paraId="4232486D" w14:textId="77777777" w:rsidR="00F7430F" w:rsidRDefault="00F7430F" w:rsidP="00F7430F">
      <w:pPr>
        <w:pStyle w:val="CommentText"/>
        <w:ind w:firstLine="0"/>
      </w:pPr>
      <w:r>
        <w:rPr>
          <w:rStyle w:val="CommentReference"/>
        </w:rPr>
        <w:annotationRef/>
      </w:r>
      <w:r>
        <w:t>Is this variance estimate needed? Seems beyond the scope of the present ms. I would consider deleting and/or moving to figure legend.</w:t>
      </w:r>
    </w:p>
  </w:comment>
  <w:comment w:id="114" w:author="Christie, Mark R" w:date="2024-09-03T22:52:00Z" w:initials="MC">
    <w:p w14:paraId="66818BF2" w14:textId="77777777" w:rsidR="007827F6" w:rsidRDefault="007827F6" w:rsidP="007827F6">
      <w:pPr>
        <w:pStyle w:val="CommentText"/>
        <w:ind w:firstLine="0"/>
      </w:pPr>
      <w:r>
        <w:rPr>
          <w:rStyle w:val="CommentReference"/>
        </w:rPr>
        <w:annotationRef/>
      </w:r>
      <w:r>
        <w:t>You say this in the paragraph below</w:t>
      </w:r>
    </w:p>
  </w:comment>
  <w:comment w:id="117" w:author="Christie, Mark R" w:date="2024-09-03T22:49:00Z" w:initials="MC">
    <w:p w14:paraId="657C7641" w14:textId="255CA990" w:rsidR="00F7430F" w:rsidRDefault="00F7430F" w:rsidP="00F7430F">
      <w:pPr>
        <w:pStyle w:val="CommentText"/>
        <w:ind w:firstLine="0"/>
      </w:pPr>
      <w:r>
        <w:rPr>
          <w:rStyle w:val="CommentReference"/>
        </w:rPr>
        <w:annotationRef/>
      </w:r>
      <w:r>
        <w:t>Skew or bias?</w:t>
      </w:r>
    </w:p>
  </w:comment>
  <w:comment w:id="118" w:author="Christie, Mark R" w:date="2024-09-03T22:50:00Z" w:initials="MC">
    <w:p w14:paraId="3ED26CFE" w14:textId="77777777" w:rsidR="00F7430F" w:rsidRDefault="00F7430F" w:rsidP="00F7430F">
      <w:pPr>
        <w:pStyle w:val="CommentText"/>
        <w:ind w:firstLine="0"/>
      </w:pPr>
      <w:r>
        <w:rPr>
          <w:rStyle w:val="CommentReference"/>
        </w:rPr>
        <w:annotationRef/>
      </w:r>
      <w:r>
        <w:t>Please make sure figure legend mentions this and should also mention their natural bounds</w:t>
      </w:r>
    </w:p>
  </w:comment>
  <w:comment w:id="123" w:author="Christie, Mark R" w:date="2024-09-03T22:53:00Z" w:initials="MC">
    <w:p w14:paraId="392D1F32" w14:textId="77777777" w:rsidR="007827F6" w:rsidRDefault="007827F6" w:rsidP="007827F6">
      <w:pPr>
        <w:pStyle w:val="CommentText"/>
        <w:ind w:firstLine="0"/>
      </w:pPr>
      <w:r>
        <w:rPr>
          <w:rStyle w:val="CommentReference"/>
        </w:rPr>
        <w:annotationRef/>
      </w:r>
      <w:r>
        <w:t>Vague and subjective</w:t>
      </w:r>
    </w:p>
  </w:comment>
  <w:comment w:id="131" w:author="Christie, Mark R" w:date="2024-09-03T22:54:00Z" w:initials="MC">
    <w:p w14:paraId="6D9DD515" w14:textId="77777777" w:rsidR="007827F6" w:rsidRDefault="007827F6" w:rsidP="007827F6">
      <w:pPr>
        <w:pStyle w:val="CommentText"/>
        <w:ind w:firstLine="0"/>
      </w:pPr>
      <w:r>
        <w:rPr>
          <w:rStyle w:val="CommentReference"/>
        </w:rPr>
        <w:annotationRef/>
      </w:r>
      <w:r>
        <w:t>Please make as a pdf. I had a difficult time viewing this figure.</w:t>
      </w:r>
    </w:p>
  </w:comment>
  <w:comment w:id="135" w:author="Christie, Mark R" w:date="2024-09-03T22:55:00Z" w:initials="MC">
    <w:p w14:paraId="47B69B47" w14:textId="77777777" w:rsidR="004A61A9" w:rsidRDefault="004A61A9" w:rsidP="004A61A9">
      <w:pPr>
        <w:pStyle w:val="CommentText"/>
        <w:ind w:firstLine="0"/>
      </w:pPr>
      <w:r>
        <w:rPr>
          <w:rStyle w:val="CommentReference"/>
        </w:rPr>
        <w:annotationRef/>
      </w:r>
      <w:r>
        <w:t>n.d.?</w:t>
      </w:r>
    </w:p>
  </w:comment>
  <w:comment w:id="141" w:author="Christie, Mark R" w:date="2024-09-03T22:58:00Z" w:initials="MC">
    <w:p w14:paraId="1162A6ED" w14:textId="77777777" w:rsidR="004A61A9" w:rsidRDefault="004A61A9" w:rsidP="004A61A9">
      <w:pPr>
        <w:pStyle w:val="CommentText"/>
        <w:ind w:firstLine="0"/>
      </w:pPr>
      <w:r>
        <w:rPr>
          <w:rStyle w:val="CommentReference"/>
        </w:rPr>
        <w:annotationRef/>
      </w:r>
      <w:r>
        <w:t>What part of the approach? This would worry me as a reviewer.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BEADBC" w15:done="0"/>
  <w15:commentEx w15:paraId="314431A5" w15:done="0"/>
  <w15:commentEx w15:paraId="08E335D7" w15:done="0"/>
  <w15:commentEx w15:paraId="5E9C2410" w15:done="0"/>
  <w15:commentEx w15:paraId="2C0D87CB" w15:done="0"/>
  <w15:commentEx w15:paraId="6A8E7CFE" w15:done="0"/>
  <w15:commentEx w15:paraId="31466D73" w15:done="0"/>
  <w15:commentEx w15:paraId="631D79A5" w15:done="0"/>
  <w15:commentEx w15:paraId="4232486D" w15:done="0"/>
  <w15:commentEx w15:paraId="66818BF2" w15:done="0"/>
  <w15:commentEx w15:paraId="657C7641" w15:done="0"/>
  <w15:commentEx w15:paraId="3ED26CFE" w15:done="0"/>
  <w15:commentEx w15:paraId="392D1F32" w15:done="0"/>
  <w15:commentEx w15:paraId="6D9DD515" w15:done="0"/>
  <w15:commentEx w15:paraId="47B69B47" w15:done="0"/>
  <w15:commentEx w15:paraId="1162A6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FE0789" w16cex:dateUtc="2024-09-04T02:23:00Z"/>
  <w16cex:commentExtensible w16cex:durableId="25E19631" w16cex:dateUtc="2024-09-04T03:09:00Z"/>
  <w16cex:commentExtensible w16cex:durableId="6D2AEC39" w16cex:dateUtc="2024-09-04T03:24:00Z"/>
  <w16cex:commentExtensible w16cex:durableId="274A7BDF" w16cex:dateUtc="2024-09-04T02:13:00Z"/>
  <w16cex:commentExtensible w16cex:durableId="3708E322" w16cex:dateUtc="2024-09-04T02:31:00Z"/>
  <w16cex:commentExtensible w16cex:durableId="7B679877" w16cex:dateUtc="2024-09-04T02:32:00Z"/>
  <w16cex:commentExtensible w16cex:durableId="3BCCE85B" w16cex:dateUtc="2024-09-04T02:16:00Z"/>
  <w16cex:commentExtensible w16cex:durableId="52522B3E" w16cex:dateUtc="2024-09-04T02:18:00Z"/>
  <w16cex:commentExtensible w16cex:durableId="3D016CF3" w16cex:dateUtc="2024-09-04T02:47:00Z"/>
  <w16cex:commentExtensible w16cex:durableId="6483813C" w16cex:dateUtc="2024-09-04T02:52:00Z"/>
  <w16cex:commentExtensible w16cex:durableId="384C29CA" w16cex:dateUtc="2024-09-04T02:49:00Z"/>
  <w16cex:commentExtensible w16cex:durableId="71D4F8B6" w16cex:dateUtc="2024-09-04T02:50:00Z"/>
  <w16cex:commentExtensible w16cex:durableId="5A48C69D" w16cex:dateUtc="2024-09-04T02:53:00Z"/>
  <w16cex:commentExtensible w16cex:durableId="3524D91C" w16cex:dateUtc="2024-09-04T02:54:00Z"/>
  <w16cex:commentExtensible w16cex:durableId="4C3987BA" w16cex:dateUtc="2024-09-04T02:55:00Z"/>
  <w16cex:commentExtensible w16cex:durableId="3BC53D98" w16cex:dateUtc="2024-09-04T0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BEADBC" w16cid:durableId="21FE0789"/>
  <w16cid:commentId w16cid:paraId="314431A5" w16cid:durableId="25E19631"/>
  <w16cid:commentId w16cid:paraId="08E335D7" w16cid:durableId="6D2AEC39"/>
  <w16cid:commentId w16cid:paraId="5E9C2410" w16cid:durableId="274A7BDF"/>
  <w16cid:commentId w16cid:paraId="2C0D87CB" w16cid:durableId="3708E322"/>
  <w16cid:commentId w16cid:paraId="6A8E7CFE" w16cid:durableId="7B679877"/>
  <w16cid:commentId w16cid:paraId="31466D73" w16cid:durableId="3BCCE85B"/>
  <w16cid:commentId w16cid:paraId="631D79A5" w16cid:durableId="52522B3E"/>
  <w16cid:commentId w16cid:paraId="4232486D" w16cid:durableId="3D016CF3"/>
  <w16cid:commentId w16cid:paraId="66818BF2" w16cid:durableId="6483813C"/>
  <w16cid:commentId w16cid:paraId="657C7641" w16cid:durableId="384C29CA"/>
  <w16cid:commentId w16cid:paraId="3ED26CFE" w16cid:durableId="71D4F8B6"/>
  <w16cid:commentId w16cid:paraId="392D1F32" w16cid:durableId="5A48C69D"/>
  <w16cid:commentId w16cid:paraId="6D9DD515" w16cid:durableId="3524D91C"/>
  <w16cid:commentId w16cid:paraId="47B69B47" w16cid:durableId="4C3987BA"/>
  <w16cid:commentId w16cid:paraId="1162A6ED" w16cid:durableId="3BC53D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E158509-4AE9-4DA6-9D08-1AB2EA3EB27E}"/>
    <w:embedItalic r:id="rId2" w:fontKey="{08C1D4A7-0768-43C6-9B04-0FA92DB3E7CE}"/>
  </w:font>
  <w:font w:name="Cambria Math">
    <w:panose1 w:val="02040503050406030204"/>
    <w:charset w:val="00"/>
    <w:family w:val="roman"/>
    <w:pitch w:val="variable"/>
    <w:sig w:usb0="E00006FF" w:usb1="420024FF" w:usb2="02000000" w:usb3="00000000" w:csb0="0000019F" w:csb1="00000000"/>
    <w:embedRegular r:id="rId3" w:fontKey="{6EEED8E3-5F0A-4258-A063-F17906E77447}"/>
    <w:embedItalic r:id="rId4" w:fontKey="{625117C0-1222-4336-8B8D-685A1E26572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348A5F78-BC02-4C54-B142-A8309B0386AA}"/>
  </w:font>
  <w:font w:name="Calibri">
    <w:panose1 w:val="020F0502020204030204"/>
    <w:charset w:val="00"/>
    <w:family w:val="swiss"/>
    <w:pitch w:val="variable"/>
    <w:sig w:usb0="E4002EFF" w:usb1="C200247B" w:usb2="00000009" w:usb3="00000000" w:csb0="000001FF" w:csb1="00000000"/>
    <w:embedRegular r:id="rId6" w:fontKey="{9FF92430-D358-4EBA-8370-FDCD52BA65D2}"/>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e, Mark R">
    <w15:presenceInfo w15:providerId="AD" w15:userId="S::christ99@purdue.edu::1030e2b3-6d82-4b1d-a5d5-bc09261b73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embedTrueTypeFonts/>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B25"/>
    <w:rsid w:val="000035CA"/>
    <w:rsid w:val="00067BBF"/>
    <w:rsid w:val="000B1D5F"/>
    <w:rsid w:val="000B6FA3"/>
    <w:rsid w:val="000E5564"/>
    <w:rsid w:val="00121C74"/>
    <w:rsid w:val="0012478D"/>
    <w:rsid w:val="00140A99"/>
    <w:rsid w:val="00180B04"/>
    <w:rsid w:val="001D13C6"/>
    <w:rsid w:val="00217F1F"/>
    <w:rsid w:val="002A41DD"/>
    <w:rsid w:val="002D0E81"/>
    <w:rsid w:val="00323B25"/>
    <w:rsid w:val="00364DDF"/>
    <w:rsid w:val="00366DCF"/>
    <w:rsid w:val="00371F5D"/>
    <w:rsid w:val="00393CE5"/>
    <w:rsid w:val="003A7FBC"/>
    <w:rsid w:val="0040041E"/>
    <w:rsid w:val="0043615C"/>
    <w:rsid w:val="00442A57"/>
    <w:rsid w:val="00485DCF"/>
    <w:rsid w:val="004A6181"/>
    <w:rsid w:val="004A61A9"/>
    <w:rsid w:val="004D505F"/>
    <w:rsid w:val="004F4EE1"/>
    <w:rsid w:val="00520949"/>
    <w:rsid w:val="0053194B"/>
    <w:rsid w:val="00580C6F"/>
    <w:rsid w:val="005D5FDD"/>
    <w:rsid w:val="005E07C2"/>
    <w:rsid w:val="0061053D"/>
    <w:rsid w:val="006105E0"/>
    <w:rsid w:val="0061304A"/>
    <w:rsid w:val="00645414"/>
    <w:rsid w:val="00684A73"/>
    <w:rsid w:val="006C60DD"/>
    <w:rsid w:val="006C6295"/>
    <w:rsid w:val="00703759"/>
    <w:rsid w:val="00764231"/>
    <w:rsid w:val="00773E44"/>
    <w:rsid w:val="007827F6"/>
    <w:rsid w:val="00791C33"/>
    <w:rsid w:val="00795185"/>
    <w:rsid w:val="007D5471"/>
    <w:rsid w:val="007D7E53"/>
    <w:rsid w:val="00823141"/>
    <w:rsid w:val="00824A2D"/>
    <w:rsid w:val="0084432D"/>
    <w:rsid w:val="008C4226"/>
    <w:rsid w:val="0096523D"/>
    <w:rsid w:val="009D4EBE"/>
    <w:rsid w:val="009D74B2"/>
    <w:rsid w:val="00A13BEB"/>
    <w:rsid w:val="00A17200"/>
    <w:rsid w:val="00A329F4"/>
    <w:rsid w:val="00A81116"/>
    <w:rsid w:val="00AC54CE"/>
    <w:rsid w:val="00B125B3"/>
    <w:rsid w:val="00B45C01"/>
    <w:rsid w:val="00B82014"/>
    <w:rsid w:val="00BB05C2"/>
    <w:rsid w:val="00BB0C0E"/>
    <w:rsid w:val="00BB453B"/>
    <w:rsid w:val="00BB75FE"/>
    <w:rsid w:val="00BE4860"/>
    <w:rsid w:val="00BF6A78"/>
    <w:rsid w:val="00C92029"/>
    <w:rsid w:val="00C956F8"/>
    <w:rsid w:val="00CF0C10"/>
    <w:rsid w:val="00D400AF"/>
    <w:rsid w:val="00DA1E07"/>
    <w:rsid w:val="00DB4F49"/>
    <w:rsid w:val="00DD111B"/>
    <w:rsid w:val="00E12B6C"/>
    <w:rsid w:val="00E17281"/>
    <w:rsid w:val="00E2098F"/>
    <w:rsid w:val="00E7200E"/>
    <w:rsid w:val="00E93652"/>
    <w:rsid w:val="00EB2B7E"/>
    <w:rsid w:val="00EC3810"/>
    <w:rsid w:val="00EF073C"/>
    <w:rsid w:val="00F5223C"/>
    <w:rsid w:val="00F53F78"/>
    <w:rsid w:val="00F7430F"/>
    <w:rsid w:val="00F91365"/>
    <w:rsid w:val="00FE63ED"/>
    <w:rsid w:val="00FF28C5"/>
    <w:rsid w:val="00FF58F9"/>
    <w:rsid w:val="00FF7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FA20"/>
  <w15:docId w15:val="{4D3E0C67-42E0-45B0-9728-55E0376A0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18F"/>
  </w:style>
  <w:style w:type="paragraph" w:styleId="Heading1">
    <w:name w:val="heading 1"/>
    <w:basedOn w:val="Normal"/>
    <w:next w:val="Normal"/>
    <w:link w:val="Heading1Char"/>
    <w:uiPriority w:val="9"/>
    <w:qFormat/>
    <w:rsid w:val="00FF218F"/>
    <w:pPr>
      <w:keepNext/>
      <w:keepLines/>
      <w:spacing w:before="240" w:after="0"/>
      <w:ind w:firstLine="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218F"/>
    <w:pPr>
      <w:keepNext/>
      <w:keepLines/>
      <w:spacing w:before="40" w:after="0"/>
      <w:ind w:firstLine="0"/>
      <w:outlineLvl w:val="1"/>
    </w:pPr>
    <w:rPr>
      <w:rFonts w:eastAsiaTheme="majorEastAsia" w:cstheme="majorBidi"/>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LineNumber">
    <w:name w:val="line number"/>
    <w:basedOn w:val="DefaultParagraphFont"/>
    <w:uiPriority w:val="99"/>
    <w:semiHidden/>
    <w:unhideWhenUsed/>
    <w:rsid w:val="0047382F"/>
  </w:style>
  <w:style w:type="character" w:customStyle="1" w:styleId="Heading1Char">
    <w:name w:val="Heading 1 Char"/>
    <w:basedOn w:val="DefaultParagraphFont"/>
    <w:link w:val="Heading1"/>
    <w:uiPriority w:val="9"/>
    <w:rsid w:val="00FF218F"/>
    <w:rPr>
      <w:rFonts w:eastAsiaTheme="majorEastAsia" w:cstheme="majorBidi"/>
      <w:b/>
      <w:szCs w:val="32"/>
    </w:rPr>
  </w:style>
  <w:style w:type="character" w:customStyle="1" w:styleId="Heading2Char">
    <w:name w:val="Heading 2 Char"/>
    <w:basedOn w:val="DefaultParagraphFont"/>
    <w:link w:val="Heading2"/>
    <w:uiPriority w:val="9"/>
    <w:rsid w:val="00FF218F"/>
    <w:rPr>
      <w:rFonts w:eastAsiaTheme="majorEastAsia" w:cstheme="majorBidi"/>
      <w:i/>
      <w:szCs w:val="26"/>
    </w:rPr>
  </w:style>
  <w:style w:type="paragraph" w:styleId="NoSpacing">
    <w:name w:val="No Spacing"/>
    <w:uiPriority w:val="1"/>
    <w:qFormat/>
    <w:rsid w:val="00413424"/>
    <w:pPr>
      <w:spacing w:after="0" w:line="240" w:lineRule="auto"/>
    </w:pPr>
  </w:style>
  <w:style w:type="character" w:styleId="BookTitle">
    <w:name w:val="Book Title"/>
    <w:basedOn w:val="DefaultParagraphFont"/>
    <w:uiPriority w:val="33"/>
    <w:qFormat/>
    <w:rsid w:val="00FF218F"/>
    <w:rPr>
      <w:b/>
      <w:bCs/>
      <w:i/>
      <w:iCs/>
      <w:spacing w:val="5"/>
    </w:rPr>
  </w:style>
  <w:style w:type="paragraph" w:styleId="Bibliography">
    <w:name w:val="Bibliography"/>
    <w:basedOn w:val="Normal"/>
    <w:next w:val="Normal"/>
    <w:uiPriority w:val="37"/>
    <w:unhideWhenUsed/>
    <w:rsid w:val="00210C19"/>
    <w:pPr>
      <w:spacing w:after="0"/>
      <w:ind w:left="720" w:hanging="720"/>
    </w:p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Hyperlink">
    <w:name w:val="Hyperlink"/>
    <w:basedOn w:val="DefaultParagraphFont"/>
    <w:uiPriority w:val="99"/>
    <w:unhideWhenUsed/>
    <w:rsid w:val="00A50B84"/>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B2B7E"/>
    <w:pPr>
      <w:spacing w:after="0" w:line="240" w:lineRule="auto"/>
      <w:ind w:firstLine="0"/>
    </w:pPr>
  </w:style>
  <w:style w:type="paragraph" w:styleId="Caption">
    <w:name w:val="caption"/>
    <w:basedOn w:val="Normal"/>
    <w:next w:val="Normal"/>
    <w:uiPriority w:val="35"/>
    <w:unhideWhenUsed/>
    <w:qFormat/>
    <w:rsid w:val="00EB2B7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84432D"/>
    <w:rPr>
      <w:b/>
      <w:bCs/>
    </w:rPr>
  </w:style>
  <w:style w:type="character" w:customStyle="1" w:styleId="CommentSubjectChar">
    <w:name w:val="Comment Subject Char"/>
    <w:basedOn w:val="CommentTextChar"/>
    <w:link w:val="CommentSubject"/>
    <w:uiPriority w:val="99"/>
    <w:semiHidden/>
    <w:rsid w:val="0084432D"/>
    <w:rPr>
      <w:b/>
      <w:bCs/>
      <w:sz w:val="20"/>
      <w:szCs w:val="20"/>
    </w:rPr>
  </w:style>
  <w:style w:type="character" w:styleId="PlaceholderText">
    <w:name w:val="Placeholder Text"/>
    <w:basedOn w:val="DefaultParagraphFont"/>
    <w:uiPriority w:val="99"/>
    <w:semiHidden/>
    <w:rsid w:val="008C4226"/>
    <w:rPr>
      <w:color w:val="666666"/>
    </w:rPr>
  </w:style>
  <w:style w:type="character" w:styleId="UnresolvedMention">
    <w:name w:val="Unresolved Mention"/>
    <w:basedOn w:val="DefaultParagraphFont"/>
    <w:uiPriority w:val="99"/>
    <w:semiHidden/>
    <w:unhideWhenUsed/>
    <w:rsid w:val="008C4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8045">
      <w:bodyDiv w:val="1"/>
      <w:marLeft w:val="0"/>
      <w:marRight w:val="0"/>
      <w:marTop w:val="0"/>
      <w:marBottom w:val="0"/>
      <w:divBdr>
        <w:top w:val="none" w:sz="0" w:space="0" w:color="auto"/>
        <w:left w:val="none" w:sz="0" w:space="0" w:color="auto"/>
        <w:bottom w:val="none" w:sz="0" w:space="0" w:color="auto"/>
        <w:right w:val="none" w:sz="0" w:space="0" w:color="auto"/>
      </w:divBdr>
    </w:div>
    <w:div w:id="771127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hemstrow/snpR" TargetMode="Externa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github.com/ChristieLab/seg_sites_rarefaction"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christ99@purdue.edu"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mailto:whemostro@purdue.edu"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0GK7tC2rHKxjL4TjdA4b17Z+4w==">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</go:docsCustomData>
</go:gDocsCustomXmlDataStorage>
</file>

<file path=customXml/itemProps1.xml><?xml version="1.0" encoding="utf-8"?>
<ds:datastoreItem xmlns:ds="http://schemas.openxmlformats.org/officeDocument/2006/customXml" ds:itemID="{0409C263-5660-4450-BB0C-30F8547F28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24</Pages>
  <Words>19861</Words>
  <Characters>113212</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Hemstrom, William Beryl</dc:creator>
  <cp:lastModifiedBy>Christie, Mark R</cp:lastModifiedBy>
  <cp:revision>41</cp:revision>
  <cp:lastPrinted>2024-04-22T18:11:00Z</cp:lastPrinted>
  <dcterms:created xsi:type="dcterms:W3CDTF">2024-01-23T02:38:00Z</dcterms:created>
  <dcterms:modified xsi:type="dcterms:W3CDTF">2024-09-04T03:24:00Z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paper-files/citations.bib</vt:lpwstr>
  </property>
  <property fmtid="{D5CDD505-2E9C-101B-9397-08002B2CF9AE}" pid="4" name="csl">
    <vt:lpwstr>paper-files/apa.csl</vt:lpwstr>
  </property>
  <property fmtid="{D5CDD505-2E9C-101B-9397-08002B2CF9AE}" pid="5" name="date">
    <vt:lpwstr>22 January 2024</vt:lpwstr>
  </property>
  <property fmtid="{D5CDD505-2E9C-101B-9397-08002B2CF9AE}" pid="6" name="fontsize">
    <vt:lpwstr>12pt</vt:lpwstr>
  </property>
  <property fmtid="{D5CDD505-2E9C-101B-9397-08002B2CF9AE}" pid="7" name="header-includes">
    <vt:lpwstr/>
  </property>
  <property fmtid="{D5CDD505-2E9C-101B-9397-08002B2CF9AE}" pid="8" name="indent">
    <vt:lpwstr>True</vt:lpwstr>
  </property>
  <property fmtid="{D5CDD505-2E9C-101B-9397-08002B2CF9AE}" pid="9" name="output">
    <vt:lpwstr/>
  </property>
  <property fmtid="{D5CDD505-2E9C-101B-9397-08002B2CF9AE}" pid="10" name="sansfont">
    <vt:lpwstr>Times New Roman</vt:lpwstr>
  </property>
  <property fmtid="{D5CDD505-2E9C-101B-9397-08002B2CF9AE}" pid="11" name="MSIP_Label_4044bd30-2ed7-4c9d-9d12-46200872a97b_Enabled">
    <vt:lpwstr>true</vt:lpwstr>
  </property>
  <property fmtid="{D5CDD505-2E9C-101B-9397-08002B2CF9AE}" pid="12" name="MSIP_Label_4044bd30-2ed7-4c9d-9d12-46200872a97b_SetDate">
    <vt:lpwstr>2024-01-23T02:38:26Z</vt:lpwstr>
  </property>
  <property fmtid="{D5CDD505-2E9C-101B-9397-08002B2CF9AE}" pid="13" name="MSIP_Label_4044bd30-2ed7-4c9d-9d12-46200872a97b_Method">
    <vt:lpwstr>Standard</vt:lpwstr>
  </property>
  <property fmtid="{D5CDD505-2E9C-101B-9397-08002B2CF9AE}" pid="14" name="MSIP_Label_4044bd30-2ed7-4c9d-9d12-46200872a97b_Name">
    <vt:lpwstr>defa4170-0d19-0005-0004-bc88714345d2</vt:lpwstr>
  </property>
  <property fmtid="{D5CDD505-2E9C-101B-9397-08002B2CF9AE}" pid="15" name="MSIP_Label_4044bd30-2ed7-4c9d-9d12-46200872a97b_SiteId">
    <vt:lpwstr>4130bd39-7c53-419c-b1e5-8758d6d63f21</vt:lpwstr>
  </property>
  <property fmtid="{D5CDD505-2E9C-101B-9397-08002B2CF9AE}" pid="16" name="MSIP_Label_4044bd30-2ed7-4c9d-9d12-46200872a97b_ActionId">
    <vt:lpwstr>0ccbc5d9-e741-4729-890d-5f0f4493a4b2</vt:lpwstr>
  </property>
  <property fmtid="{D5CDD505-2E9C-101B-9397-08002B2CF9AE}" pid="17" name="MSIP_Label_4044bd30-2ed7-4c9d-9d12-46200872a97b_ContentBits">
    <vt:lpwstr>0</vt:lpwstr>
  </property>
  <property fmtid="{D5CDD505-2E9C-101B-9397-08002B2CF9AE}" pid="18" name="ZOTERO_PREF_1">
    <vt:lpwstr>&lt;data data-version="3" zotero-version="7.0.3-beta.2+10d27b8f6"&gt;&lt;session id="1JYx1Rzk"/&gt;&lt;style id="http://www.zotero.org/styles/molecular-ecology" hasBibliography="1" bibliographyStyleHasBeenSet="1"/&gt;&lt;prefs&gt;&lt;pref name="fieldType" value="Field"/&gt;&lt;/prefs&gt;&lt;/d</vt:lpwstr>
  </property>
  <property fmtid="{D5CDD505-2E9C-101B-9397-08002B2CF9AE}" pid="19" name="ZOTERO_PREF_2">
    <vt:lpwstr>ata&gt;</vt:lpwstr>
  </property>
</Properties>
</file>